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4B69" w14:textId="688D1FBD" w:rsidR="002C09AA" w:rsidRPr="00AC7006" w:rsidRDefault="00074AE1" w:rsidP="002C09AA">
      <w:pPr>
        <w:jc w:val="center"/>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sidR="002C09AA" w:rsidRPr="00AC7006">
        <w:rPr>
          <w:rFonts w:ascii="Times New Roman" w:hAnsi="Times New Roman" w:cs="Times New Roman"/>
          <w:b/>
          <w:bCs/>
          <w:noProof/>
          <w:sz w:val="28"/>
          <w:szCs w:val="28"/>
        </w:rPr>
        <w:drawing>
          <wp:inline distT="0" distB="0" distL="0" distR="0" wp14:anchorId="0D71F0F6" wp14:editId="2D7E1F98">
            <wp:extent cx="3774694" cy="1195624"/>
            <wp:effectExtent l="0" t="0" r="0" b="5080"/>
            <wp:docPr id="48168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3380" name="Picture 481683380"/>
                    <pic:cNvPicPr/>
                  </pic:nvPicPr>
                  <pic:blipFill>
                    <a:blip r:embed="rId6">
                      <a:extLst>
                        <a:ext uri="{28A0092B-C50C-407E-A947-70E740481C1C}">
                          <a14:useLocalDpi xmlns:a14="http://schemas.microsoft.com/office/drawing/2010/main" val="0"/>
                        </a:ext>
                      </a:extLst>
                    </a:blip>
                    <a:stretch>
                      <a:fillRect/>
                    </a:stretch>
                  </pic:blipFill>
                  <pic:spPr>
                    <a:xfrm>
                      <a:off x="0" y="0"/>
                      <a:ext cx="3916523" cy="1240548"/>
                    </a:xfrm>
                    <a:prstGeom prst="rect">
                      <a:avLst/>
                    </a:prstGeom>
                  </pic:spPr>
                </pic:pic>
              </a:graphicData>
            </a:graphic>
          </wp:inline>
        </w:drawing>
      </w:r>
    </w:p>
    <w:p w14:paraId="62BBFAB0" w14:textId="2613E61A" w:rsidR="001A59C2" w:rsidRPr="00AC7006" w:rsidRDefault="001A59C2" w:rsidP="002C09AA">
      <w:pPr>
        <w:jc w:val="center"/>
        <w:rPr>
          <w:rFonts w:ascii="Times New Roman" w:hAnsi="Times New Roman" w:cs="Times New Roman"/>
          <w:b/>
          <w:bCs/>
          <w:sz w:val="28"/>
          <w:szCs w:val="28"/>
        </w:rPr>
      </w:pPr>
      <w:r w:rsidRPr="00AC7006">
        <w:rPr>
          <w:rFonts w:ascii="Times New Roman" w:hAnsi="Times New Roman" w:cs="Times New Roman"/>
          <w:b/>
          <w:bCs/>
          <w:sz w:val="28"/>
          <w:szCs w:val="28"/>
        </w:rPr>
        <w:t>Podcast Journalism: A News Value-Based Study of News</w:t>
      </w:r>
      <w:r w:rsidR="001B6531" w:rsidRPr="00AC7006">
        <w:rPr>
          <w:rFonts w:ascii="Times New Roman" w:hAnsi="Times New Roman" w:cs="Times New Roman"/>
          <w:b/>
          <w:bCs/>
          <w:sz w:val="28"/>
          <w:szCs w:val="28"/>
        </w:rPr>
        <w:t xml:space="preserve"> </w:t>
      </w:r>
      <w:r w:rsidRPr="00AC7006">
        <w:rPr>
          <w:rFonts w:ascii="Times New Roman" w:hAnsi="Times New Roman" w:cs="Times New Roman"/>
          <w:b/>
          <w:bCs/>
          <w:sz w:val="28"/>
          <w:szCs w:val="28"/>
        </w:rPr>
        <w:t>Podcasts of Times of India and The Hindu Publications</w:t>
      </w:r>
      <w:r w:rsidR="001B6531" w:rsidRPr="00AC7006">
        <w:rPr>
          <w:rFonts w:ascii="Times New Roman" w:hAnsi="Times New Roman" w:cs="Times New Roman"/>
          <w:b/>
          <w:bCs/>
          <w:sz w:val="28"/>
          <w:szCs w:val="28"/>
        </w:rPr>
        <w:t xml:space="preserve"> (A Mixed Method Analysis)</w:t>
      </w:r>
    </w:p>
    <w:p w14:paraId="3500EB63" w14:textId="77777777" w:rsidR="001A59C2" w:rsidRPr="00AC7006" w:rsidRDefault="001A59C2" w:rsidP="001B6531">
      <w:pPr>
        <w:jc w:val="both"/>
        <w:rPr>
          <w:rFonts w:ascii="Times New Roman" w:hAnsi="Times New Roman" w:cs="Times New Roman"/>
          <w:b/>
          <w:bCs/>
        </w:rPr>
      </w:pPr>
    </w:p>
    <w:p w14:paraId="78F5A882" w14:textId="77777777" w:rsidR="009C790A" w:rsidRPr="00AC7006" w:rsidRDefault="001A59C2" w:rsidP="001A59C2">
      <w:pPr>
        <w:jc w:val="center"/>
        <w:rPr>
          <w:rFonts w:ascii="Times New Roman" w:hAnsi="Times New Roman" w:cs="Times New Roman"/>
          <w:sz w:val="36"/>
          <w:szCs w:val="36"/>
        </w:rPr>
      </w:pPr>
      <w:r w:rsidRPr="00AC7006">
        <w:rPr>
          <w:rFonts w:ascii="Times New Roman" w:hAnsi="Times New Roman" w:cs="Times New Roman"/>
          <w:b/>
          <w:bCs/>
          <w:sz w:val="36"/>
          <w:szCs w:val="36"/>
        </w:rPr>
        <w:t>Submitted by:</w:t>
      </w:r>
      <w:r w:rsidRPr="00AC7006">
        <w:rPr>
          <w:rFonts w:ascii="Times New Roman" w:hAnsi="Times New Roman" w:cs="Times New Roman"/>
          <w:sz w:val="36"/>
          <w:szCs w:val="36"/>
        </w:rPr>
        <w:br/>
        <w:t>Medha Sahu</w:t>
      </w:r>
      <w:r w:rsidRPr="00AC7006">
        <w:rPr>
          <w:rFonts w:ascii="Times New Roman" w:hAnsi="Times New Roman" w:cs="Times New Roman"/>
          <w:sz w:val="36"/>
          <w:szCs w:val="36"/>
        </w:rPr>
        <w:br/>
        <w:t>Roll No:</w:t>
      </w:r>
      <w:r w:rsidR="001B6531" w:rsidRPr="00AC7006">
        <w:rPr>
          <w:rFonts w:ascii="Times New Roman" w:hAnsi="Times New Roman" w:cs="Times New Roman"/>
          <w:sz w:val="36"/>
          <w:szCs w:val="36"/>
        </w:rPr>
        <w:t xml:space="preserve"> 2023BAJMC016</w:t>
      </w:r>
    </w:p>
    <w:p w14:paraId="4A788365" w14:textId="77777777" w:rsidR="009C790A" w:rsidRPr="00AC7006" w:rsidRDefault="009C790A" w:rsidP="009C790A">
      <w:pPr>
        <w:jc w:val="center"/>
        <w:rPr>
          <w:rFonts w:ascii="Times New Roman" w:hAnsi="Times New Roman" w:cs="Times New Roman"/>
          <w:b/>
          <w:bCs/>
          <w:sz w:val="36"/>
          <w:szCs w:val="36"/>
        </w:rPr>
      </w:pPr>
    </w:p>
    <w:p w14:paraId="14FABA87" w14:textId="337C8148" w:rsidR="009C790A" w:rsidRPr="00AC7006" w:rsidRDefault="009C790A" w:rsidP="009C790A">
      <w:pPr>
        <w:jc w:val="center"/>
        <w:rPr>
          <w:rFonts w:ascii="Times New Roman" w:hAnsi="Times New Roman" w:cs="Times New Roman"/>
          <w:b/>
          <w:bCs/>
          <w:sz w:val="36"/>
          <w:szCs w:val="36"/>
        </w:rPr>
      </w:pPr>
      <w:r w:rsidRPr="00AC7006">
        <w:rPr>
          <w:rFonts w:ascii="Times New Roman" w:hAnsi="Times New Roman" w:cs="Times New Roman"/>
          <w:b/>
          <w:bCs/>
          <w:sz w:val="36"/>
          <w:szCs w:val="36"/>
        </w:rPr>
        <w:t>Submitted to:</w:t>
      </w:r>
    </w:p>
    <w:p w14:paraId="46C10216" w14:textId="77777777" w:rsidR="009C790A" w:rsidRPr="00AC7006" w:rsidRDefault="009C790A" w:rsidP="009C790A">
      <w:pPr>
        <w:jc w:val="center"/>
        <w:rPr>
          <w:rFonts w:ascii="Times New Roman" w:hAnsi="Times New Roman" w:cs="Times New Roman"/>
          <w:sz w:val="36"/>
          <w:szCs w:val="36"/>
        </w:rPr>
      </w:pPr>
      <w:r w:rsidRPr="00AC7006">
        <w:rPr>
          <w:rFonts w:ascii="Times New Roman" w:hAnsi="Times New Roman" w:cs="Times New Roman"/>
          <w:sz w:val="36"/>
          <w:szCs w:val="36"/>
        </w:rPr>
        <w:t>Dr. Swati Jaywant Rao Bute</w:t>
      </w:r>
      <w:r w:rsidRPr="00AC7006">
        <w:rPr>
          <w:rFonts w:ascii="Times New Roman" w:hAnsi="Times New Roman" w:cs="Times New Roman"/>
          <w:sz w:val="36"/>
          <w:szCs w:val="36"/>
        </w:rPr>
        <w:br/>
      </w:r>
      <w:r w:rsidR="001A59C2" w:rsidRPr="00AC7006">
        <w:rPr>
          <w:rFonts w:ascii="Times New Roman" w:hAnsi="Times New Roman" w:cs="Times New Roman"/>
          <w:sz w:val="36"/>
          <w:szCs w:val="36"/>
        </w:rPr>
        <w:br/>
      </w:r>
      <w:r w:rsidRPr="00AC7006">
        <w:rPr>
          <w:rFonts w:ascii="Times New Roman" w:hAnsi="Times New Roman" w:cs="Times New Roman"/>
          <w:sz w:val="36"/>
          <w:szCs w:val="36"/>
        </w:rPr>
        <w:t>Undergraduate</w:t>
      </w:r>
      <w:r w:rsidR="001A59C2" w:rsidRPr="00AC7006">
        <w:rPr>
          <w:rFonts w:ascii="Times New Roman" w:hAnsi="Times New Roman" w:cs="Times New Roman"/>
          <w:sz w:val="36"/>
          <w:szCs w:val="36"/>
        </w:rPr>
        <w:t xml:space="preserve"> Program: </w:t>
      </w:r>
      <w:r w:rsidRPr="00AC7006">
        <w:rPr>
          <w:rFonts w:ascii="Times New Roman" w:hAnsi="Times New Roman" w:cs="Times New Roman"/>
          <w:sz w:val="36"/>
          <w:szCs w:val="36"/>
        </w:rPr>
        <w:t>BA in Journalism and Mass Communication</w:t>
      </w:r>
    </w:p>
    <w:p w14:paraId="5D0B3281" w14:textId="441723B0" w:rsidR="009C790A" w:rsidRPr="00AC7006" w:rsidRDefault="001A59C2" w:rsidP="009C790A">
      <w:pPr>
        <w:jc w:val="center"/>
        <w:rPr>
          <w:rFonts w:ascii="Times New Roman" w:hAnsi="Times New Roman" w:cs="Times New Roman"/>
          <w:sz w:val="36"/>
          <w:szCs w:val="36"/>
        </w:rPr>
      </w:pPr>
      <w:r w:rsidRPr="00AC7006">
        <w:rPr>
          <w:rFonts w:ascii="Times New Roman" w:hAnsi="Times New Roman" w:cs="Times New Roman"/>
          <w:sz w:val="36"/>
          <w:szCs w:val="36"/>
        </w:rPr>
        <w:br/>
      </w:r>
      <w:r w:rsidR="001B6531" w:rsidRPr="00AC7006">
        <w:rPr>
          <w:rFonts w:ascii="Times New Roman" w:hAnsi="Times New Roman" w:cs="Times New Roman"/>
          <w:sz w:val="36"/>
          <w:szCs w:val="36"/>
        </w:rPr>
        <w:t xml:space="preserve">Jagran School of Journalism </w:t>
      </w:r>
    </w:p>
    <w:p w14:paraId="3E7479B3" w14:textId="0B12AFAF" w:rsidR="001A59C2" w:rsidRPr="00AC7006" w:rsidRDefault="009C790A" w:rsidP="00AC7006">
      <w:pPr>
        <w:jc w:val="center"/>
        <w:rPr>
          <w:rFonts w:ascii="Times New Roman" w:hAnsi="Times New Roman" w:cs="Times New Roman"/>
          <w:sz w:val="36"/>
          <w:szCs w:val="36"/>
        </w:rPr>
      </w:pPr>
      <w:r w:rsidRPr="00AC7006">
        <w:rPr>
          <w:rFonts w:ascii="Times New Roman" w:hAnsi="Times New Roman" w:cs="Times New Roman"/>
          <w:sz w:val="36"/>
          <w:szCs w:val="36"/>
        </w:rPr>
        <w:t>Faculty of Media and Social Sciences</w:t>
      </w:r>
      <w:r w:rsidR="001B6531" w:rsidRPr="00AC7006">
        <w:rPr>
          <w:rFonts w:ascii="Times New Roman" w:hAnsi="Times New Roman" w:cs="Times New Roman"/>
          <w:sz w:val="36"/>
          <w:szCs w:val="36"/>
        </w:rPr>
        <w:t xml:space="preserve"> </w:t>
      </w:r>
      <w:r w:rsidR="001A59C2" w:rsidRPr="00AC7006">
        <w:rPr>
          <w:rFonts w:ascii="Times New Roman" w:hAnsi="Times New Roman" w:cs="Times New Roman"/>
          <w:sz w:val="36"/>
          <w:szCs w:val="36"/>
        </w:rPr>
        <w:br/>
      </w:r>
      <w:r w:rsidR="001A59C2" w:rsidRPr="00AC7006">
        <w:rPr>
          <w:rFonts w:ascii="Times New Roman" w:hAnsi="Times New Roman" w:cs="Times New Roman"/>
          <w:b/>
          <w:bCs/>
          <w:sz w:val="36"/>
          <w:szCs w:val="36"/>
        </w:rPr>
        <w:t xml:space="preserve">Jagran </w:t>
      </w:r>
      <w:proofErr w:type="spellStart"/>
      <w:r w:rsidR="001A59C2" w:rsidRPr="00AC7006">
        <w:rPr>
          <w:rFonts w:ascii="Times New Roman" w:hAnsi="Times New Roman" w:cs="Times New Roman"/>
          <w:b/>
          <w:bCs/>
          <w:sz w:val="36"/>
          <w:szCs w:val="36"/>
        </w:rPr>
        <w:t>Lakecity</w:t>
      </w:r>
      <w:proofErr w:type="spellEnd"/>
      <w:r w:rsidR="001A59C2" w:rsidRPr="00AC7006">
        <w:rPr>
          <w:rFonts w:ascii="Times New Roman" w:hAnsi="Times New Roman" w:cs="Times New Roman"/>
          <w:b/>
          <w:bCs/>
          <w:sz w:val="36"/>
          <w:szCs w:val="36"/>
        </w:rPr>
        <w:t xml:space="preserve"> University, Bhopal</w:t>
      </w:r>
    </w:p>
    <w:p w14:paraId="1CD041E2" w14:textId="7AEB2AD7" w:rsidR="009C790A" w:rsidRPr="00AC7006" w:rsidRDefault="009C790A" w:rsidP="00AC7006">
      <w:pPr>
        <w:jc w:val="center"/>
        <w:rPr>
          <w:rFonts w:ascii="Times New Roman" w:hAnsi="Times New Roman" w:cs="Times New Roman"/>
          <w:b/>
          <w:bCs/>
          <w:sz w:val="40"/>
          <w:szCs w:val="40"/>
        </w:rPr>
      </w:pPr>
      <w:r w:rsidRPr="00AC7006">
        <w:rPr>
          <w:rFonts w:ascii="Times New Roman" w:hAnsi="Times New Roman" w:cs="Times New Roman"/>
          <w:b/>
          <w:bCs/>
          <w:sz w:val="40"/>
          <w:szCs w:val="40"/>
        </w:rPr>
        <w:t>YEAR 2025</w:t>
      </w:r>
      <w:r w:rsidR="00AC7006">
        <w:rPr>
          <w:rFonts w:ascii="Times New Roman" w:hAnsi="Times New Roman" w:cs="Times New Roman"/>
          <w:b/>
          <w:bCs/>
          <w:sz w:val="40"/>
          <w:szCs w:val="40"/>
        </w:rPr>
        <w:t>-26</w:t>
      </w:r>
    </w:p>
    <w:p w14:paraId="295AB9A9" w14:textId="77777777" w:rsidR="001A59C2" w:rsidRPr="00AC7006" w:rsidRDefault="001A59C2">
      <w:pPr>
        <w:rPr>
          <w:rFonts w:ascii="Times New Roman" w:hAnsi="Times New Roman" w:cs="Times New Roman"/>
        </w:rPr>
      </w:pPr>
    </w:p>
    <w:p w14:paraId="18257B01" w14:textId="77777777" w:rsidR="001A59C2" w:rsidRPr="00AC7006" w:rsidRDefault="001A59C2">
      <w:pPr>
        <w:rPr>
          <w:rFonts w:ascii="Times New Roman" w:hAnsi="Times New Roman" w:cs="Times New Roman"/>
        </w:rPr>
      </w:pPr>
    </w:p>
    <w:p w14:paraId="3E0B091D" w14:textId="77777777" w:rsidR="001A59C2" w:rsidRPr="00AC7006" w:rsidRDefault="001A59C2">
      <w:pPr>
        <w:rPr>
          <w:rFonts w:ascii="Times New Roman" w:hAnsi="Times New Roman" w:cs="Times New Roman"/>
        </w:rPr>
      </w:pPr>
    </w:p>
    <w:p w14:paraId="0FE4BD42" w14:textId="77777777" w:rsidR="001A59C2" w:rsidRPr="00AC7006" w:rsidRDefault="001A59C2">
      <w:pPr>
        <w:rPr>
          <w:rFonts w:ascii="Times New Roman" w:hAnsi="Times New Roman" w:cs="Times New Roman"/>
        </w:rPr>
      </w:pPr>
    </w:p>
    <w:p w14:paraId="2C065AFC" w14:textId="7D66203F" w:rsidR="001A59C2" w:rsidRPr="00AC7006" w:rsidRDefault="001A59C2">
      <w:pPr>
        <w:rPr>
          <w:rFonts w:ascii="Times New Roman" w:hAnsi="Times New Roman" w:cs="Times New Roman"/>
        </w:rPr>
      </w:pPr>
    </w:p>
    <w:p w14:paraId="51E6A104" w14:textId="0D51B70A" w:rsidR="005E6956" w:rsidRPr="00AC7006" w:rsidRDefault="001A59C2" w:rsidP="009C790A">
      <w:pPr>
        <w:rPr>
          <w:rFonts w:ascii="Times New Roman" w:hAnsi="Times New Roman" w:cs="Times New Roman"/>
        </w:rPr>
      </w:pPr>
      <w:r w:rsidRPr="00AC7006">
        <w:rPr>
          <w:rFonts w:ascii="Times New Roman" w:hAnsi="Times New Roman" w:cs="Times New Roman"/>
        </w:rPr>
        <w:br w:type="page"/>
      </w:r>
    </w:p>
    <w:p w14:paraId="227C6236" w14:textId="77777777" w:rsidR="005E6956" w:rsidRPr="00AC7006" w:rsidRDefault="005E6956" w:rsidP="001A59C2">
      <w:pPr>
        <w:ind w:left="2160"/>
        <w:rPr>
          <w:rFonts w:ascii="Times New Roman" w:hAnsi="Times New Roman" w:cs="Times New Roman"/>
          <w:b/>
          <w:bCs/>
          <w:sz w:val="44"/>
          <w:szCs w:val="44"/>
        </w:rPr>
      </w:pPr>
    </w:p>
    <w:p w14:paraId="530BDD79" w14:textId="77777777" w:rsidR="004E35E9" w:rsidRPr="004E35E9" w:rsidRDefault="004E35E9" w:rsidP="004E35E9">
      <w:pPr>
        <w:rPr>
          <w:rFonts w:ascii="Times New Roman" w:hAnsi="Times New Roman" w:cs="Times New Roman"/>
          <w:b/>
          <w:bCs/>
          <w:sz w:val="44"/>
          <w:szCs w:val="44"/>
        </w:rPr>
      </w:pPr>
      <w:r w:rsidRPr="004E35E9">
        <w:rPr>
          <w:rFonts w:ascii="Times New Roman" w:hAnsi="Times New Roman" w:cs="Times New Roman"/>
          <w:b/>
          <w:bCs/>
          <w:sz w:val="44"/>
          <w:szCs w:val="44"/>
        </w:rPr>
        <w:t xml:space="preserve">                                Declaration</w:t>
      </w:r>
    </w:p>
    <w:p w14:paraId="093C4F11" w14:textId="77777777"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 xml:space="preserve">I hereby declare that the dissertation entitled Podcast Journalism: A News Value-Based Study of News Podcasts of Times of India and The Hindu Publications (A Mixed Method Analysis) is my original work carried out under the supervision of Dr. Swati Rao Bute, Faculty of Media and Social Science, Jagran </w:t>
      </w:r>
      <w:proofErr w:type="spellStart"/>
      <w:r w:rsidRPr="004E35E9">
        <w:rPr>
          <w:rFonts w:ascii="Times New Roman" w:hAnsi="Times New Roman" w:cs="Times New Roman"/>
          <w:sz w:val="24"/>
          <w:szCs w:val="24"/>
        </w:rPr>
        <w:t>Lakecity</w:t>
      </w:r>
      <w:proofErr w:type="spellEnd"/>
      <w:r w:rsidRPr="004E35E9">
        <w:rPr>
          <w:rFonts w:ascii="Times New Roman" w:hAnsi="Times New Roman" w:cs="Times New Roman"/>
          <w:sz w:val="24"/>
          <w:szCs w:val="24"/>
        </w:rPr>
        <w:t xml:space="preserve"> University, Bhopal. This work has not been submitted for any other degree or diploma in any other institution.</w:t>
      </w:r>
    </w:p>
    <w:p w14:paraId="68D3D810" w14:textId="77777777"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Signature of Student: ___________________</w:t>
      </w:r>
    </w:p>
    <w:p w14:paraId="2214DF5E" w14:textId="77777777" w:rsidR="004E35E9" w:rsidRPr="004E35E9" w:rsidRDefault="004E35E9" w:rsidP="004E35E9">
      <w:pPr>
        <w:jc w:val="both"/>
        <w:rPr>
          <w:rFonts w:ascii="Times New Roman" w:hAnsi="Times New Roman" w:cs="Times New Roman"/>
          <w:b/>
          <w:bCs/>
          <w:sz w:val="24"/>
          <w:szCs w:val="24"/>
        </w:rPr>
      </w:pPr>
      <w:r w:rsidRPr="004E35E9">
        <w:rPr>
          <w:rFonts w:ascii="Times New Roman" w:hAnsi="Times New Roman" w:cs="Times New Roman"/>
          <w:sz w:val="24"/>
          <w:szCs w:val="24"/>
        </w:rPr>
        <w:t>Date: ___________________</w:t>
      </w:r>
    </w:p>
    <w:p w14:paraId="3CA4D6B0" w14:textId="77777777" w:rsidR="001A59C2" w:rsidRPr="00AC7006" w:rsidRDefault="001A59C2" w:rsidP="004E35E9">
      <w:pPr>
        <w:jc w:val="both"/>
        <w:rPr>
          <w:rFonts w:ascii="Times New Roman" w:hAnsi="Times New Roman" w:cs="Times New Roman"/>
        </w:rPr>
      </w:pPr>
      <w:r w:rsidRPr="00AC7006">
        <w:rPr>
          <w:rFonts w:ascii="Times New Roman" w:hAnsi="Times New Roman" w:cs="Times New Roman"/>
        </w:rPr>
        <w:br w:type="page"/>
      </w:r>
    </w:p>
    <w:p w14:paraId="1B175A37" w14:textId="77777777" w:rsidR="001A59C2" w:rsidRPr="00AC7006" w:rsidRDefault="001A59C2" w:rsidP="001A59C2">
      <w:pPr>
        <w:ind w:left="720" w:firstLine="720"/>
        <w:rPr>
          <w:rFonts w:ascii="Times New Roman" w:hAnsi="Times New Roman" w:cs="Times New Roman"/>
          <w:b/>
          <w:bCs/>
          <w:sz w:val="40"/>
          <w:szCs w:val="40"/>
        </w:rPr>
      </w:pPr>
    </w:p>
    <w:p w14:paraId="3EA9E16E" w14:textId="77777777" w:rsidR="005E6956" w:rsidRPr="00AC7006" w:rsidRDefault="001A59C2" w:rsidP="001A59C2">
      <w:pPr>
        <w:ind w:left="720" w:firstLine="720"/>
        <w:rPr>
          <w:rFonts w:ascii="Times New Roman" w:hAnsi="Times New Roman" w:cs="Times New Roman"/>
          <w:b/>
          <w:bCs/>
          <w:sz w:val="40"/>
          <w:szCs w:val="40"/>
        </w:rPr>
      </w:pPr>
      <w:r w:rsidRPr="00AC7006">
        <w:rPr>
          <w:rFonts w:ascii="Times New Roman" w:hAnsi="Times New Roman" w:cs="Times New Roman"/>
          <w:b/>
          <w:bCs/>
          <w:sz w:val="40"/>
          <w:szCs w:val="40"/>
        </w:rPr>
        <w:t xml:space="preserve">                   </w:t>
      </w:r>
    </w:p>
    <w:p w14:paraId="4B40E78B" w14:textId="77777777" w:rsidR="005E6956" w:rsidRPr="00AC7006" w:rsidRDefault="005E6956" w:rsidP="004E35E9">
      <w:pPr>
        <w:ind w:left="720" w:firstLine="720"/>
        <w:jc w:val="center"/>
        <w:rPr>
          <w:rFonts w:ascii="Times New Roman" w:hAnsi="Times New Roman" w:cs="Times New Roman"/>
          <w:b/>
          <w:bCs/>
          <w:sz w:val="40"/>
          <w:szCs w:val="40"/>
        </w:rPr>
      </w:pPr>
    </w:p>
    <w:p w14:paraId="49691F04" w14:textId="5B44F96E" w:rsidR="004E35E9" w:rsidRPr="004E35E9" w:rsidRDefault="004E35E9" w:rsidP="004E35E9">
      <w:pPr>
        <w:jc w:val="center"/>
        <w:rPr>
          <w:rFonts w:ascii="Times New Roman" w:hAnsi="Times New Roman" w:cs="Times New Roman"/>
          <w:b/>
          <w:bCs/>
          <w:sz w:val="40"/>
          <w:szCs w:val="40"/>
        </w:rPr>
      </w:pPr>
      <w:r w:rsidRPr="004E35E9">
        <w:rPr>
          <w:rFonts w:ascii="Times New Roman" w:hAnsi="Times New Roman" w:cs="Times New Roman"/>
          <w:b/>
          <w:bCs/>
          <w:sz w:val="40"/>
          <w:szCs w:val="40"/>
        </w:rPr>
        <w:t>Certificate</w:t>
      </w:r>
    </w:p>
    <w:p w14:paraId="60D7B325" w14:textId="77777777"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 xml:space="preserve">This is to certify that the dissertation entitled Podcast Journalism: A News Value-Based Study of News Podcasts of Times of India and The Hindu Publications (A Mixed Method Analysis) submitted by Medha Sahu has been completed under my supervision. It is an original and independent work carried out by the student towards partial </w:t>
      </w:r>
      <w:proofErr w:type="spellStart"/>
      <w:r w:rsidRPr="004E35E9">
        <w:rPr>
          <w:rFonts w:ascii="Times New Roman" w:hAnsi="Times New Roman" w:cs="Times New Roman"/>
          <w:sz w:val="24"/>
          <w:szCs w:val="24"/>
        </w:rPr>
        <w:t>fulfillment</w:t>
      </w:r>
      <w:proofErr w:type="spellEnd"/>
      <w:r w:rsidRPr="004E35E9">
        <w:rPr>
          <w:rFonts w:ascii="Times New Roman" w:hAnsi="Times New Roman" w:cs="Times New Roman"/>
          <w:sz w:val="24"/>
          <w:szCs w:val="24"/>
        </w:rPr>
        <w:t xml:space="preserve"> of the requirements for the degree of Journalism and Mass communication at Jagran </w:t>
      </w:r>
      <w:proofErr w:type="spellStart"/>
      <w:r w:rsidRPr="004E35E9">
        <w:rPr>
          <w:rFonts w:ascii="Times New Roman" w:hAnsi="Times New Roman" w:cs="Times New Roman"/>
          <w:sz w:val="24"/>
          <w:szCs w:val="24"/>
        </w:rPr>
        <w:t>Lakecity</w:t>
      </w:r>
      <w:proofErr w:type="spellEnd"/>
      <w:r w:rsidRPr="004E35E9">
        <w:rPr>
          <w:rFonts w:ascii="Times New Roman" w:hAnsi="Times New Roman" w:cs="Times New Roman"/>
          <w:sz w:val="24"/>
          <w:szCs w:val="24"/>
        </w:rPr>
        <w:t xml:space="preserve"> University, Bhopal.</w:t>
      </w:r>
    </w:p>
    <w:p w14:paraId="4E007259" w14:textId="77777777"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Supervisor’s Name: ___________________</w:t>
      </w:r>
    </w:p>
    <w:p w14:paraId="022FAD5B" w14:textId="77777777"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Signature: ___________________</w:t>
      </w:r>
    </w:p>
    <w:p w14:paraId="3DB854B0" w14:textId="241B0B99" w:rsidR="005E6956"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Date: __________________</w:t>
      </w:r>
    </w:p>
    <w:p w14:paraId="49466E55" w14:textId="77777777" w:rsidR="004E35E9" w:rsidRDefault="004E35E9" w:rsidP="004E35E9">
      <w:pPr>
        <w:rPr>
          <w:rFonts w:ascii="Times New Roman" w:hAnsi="Times New Roman" w:cs="Times New Roman"/>
          <w:sz w:val="24"/>
          <w:szCs w:val="24"/>
        </w:rPr>
      </w:pPr>
    </w:p>
    <w:p w14:paraId="59C15A70" w14:textId="77777777" w:rsidR="004E35E9" w:rsidRDefault="004E35E9" w:rsidP="004E35E9">
      <w:pPr>
        <w:rPr>
          <w:rFonts w:ascii="Times New Roman" w:hAnsi="Times New Roman" w:cs="Times New Roman"/>
          <w:sz w:val="24"/>
          <w:szCs w:val="24"/>
        </w:rPr>
      </w:pPr>
    </w:p>
    <w:p w14:paraId="38D974BA" w14:textId="77777777" w:rsidR="004E35E9" w:rsidRDefault="004E35E9" w:rsidP="004E35E9">
      <w:pPr>
        <w:rPr>
          <w:rFonts w:ascii="Times New Roman" w:hAnsi="Times New Roman" w:cs="Times New Roman"/>
          <w:sz w:val="24"/>
          <w:szCs w:val="24"/>
        </w:rPr>
      </w:pPr>
    </w:p>
    <w:p w14:paraId="39D2A3F4" w14:textId="77777777" w:rsidR="004E35E9" w:rsidRDefault="004E35E9" w:rsidP="004E35E9">
      <w:pPr>
        <w:rPr>
          <w:rFonts w:ascii="Times New Roman" w:hAnsi="Times New Roman" w:cs="Times New Roman"/>
          <w:sz w:val="24"/>
          <w:szCs w:val="24"/>
        </w:rPr>
      </w:pPr>
    </w:p>
    <w:p w14:paraId="54883FE2" w14:textId="77777777" w:rsidR="004E35E9" w:rsidRDefault="004E35E9" w:rsidP="004E35E9">
      <w:pPr>
        <w:rPr>
          <w:rFonts w:ascii="Times New Roman" w:hAnsi="Times New Roman" w:cs="Times New Roman"/>
          <w:sz w:val="24"/>
          <w:szCs w:val="24"/>
        </w:rPr>
      </w:pPr>
    </w:p>
    <w:p w14:paraId="64A9D4DD" w14:textId="77777777" w:rsidR="004E35E9" w:rsidRDefault="004E35E9" w:rsidP="004E35E9">
      <w:pPr>
        <w:rPr>
          <w:rFonts w:ascii="Times New Roman" w:hAnsi="Times New Roman" w:cs="Times New Roman"/>
          <w:sz w:val="24"/>
          <w:szCs w:val="24"/>
        </w:rPr>
      </w:pPr>
    </w:p>
    <w:p w14:paraId="6541FFDB" w14:textId="77777777" w:rsidR="004E35E9" w:rsidRDefault="004E35E9" w:rsidP="004E35E9">
      <w:pPr>
        <w:rPr>
          <w:rFonts w:ascii="Times New Roman" w:hAnsi="Times New Roman" w:cs="Times New Roman"/>
          <w:sz w:val="24"/>
          <w:szCs w:val="24"/>
        </w:rPr>
      </w:pPr>
    </w:p>
    <w:p w14:paraId="3E010707" w14:textId="77777777" w:rsidR="004E35E9" w:rsidRDefault="004E35E9" w:rsidP="004E35E9">
      <w:pPr>
        <w:rPr>
          <w:rFonts w:ascii="Times New Roman" w:hAnsi="Times New Roman" w:cs="Times New Roman"/>
          <w:sz w:val="24"/>
          <w:szCs w:val="24"/>
        </w:rPr>
      </w:pPr>
    </w:p>
    <w:p w14:paraId="28E0F2CD" w14:textId="77777777" w:rsidR="004E35E9" w:rsidRDefault="004E35E9" w:rsidP="004E35E9">
      <w:pPr>
        <w:rPr>
          <w:rFonts w:ascii="Times New Roman" w:hAnsi="Times New Roman" w:cs="Times New Roman"/>
          <w:sz w:val="24"/>
          <w:szCs w:val="24"/>
        </w:rPr>
      </w:pPr>
    </w:p>
    <w:p w14:paraId="296E0B6B" w14:textId="77777777" w:rsidR="004E35E9" w:rsidRDefault="004E35E9" w:rsidP="004E35E9">
      <w:pPr>
        <w:rPr>
          <w:rFonts w:ascii="Times New Roman" w:hAnsi="Times New Roman" w:cs="Times New Roman"/>
          <w:sz w:val="24"/>
          <w:szCs w:val="24"/>
        </w:rPr>
      </w:pPr>
    </w:p>
    <w:p w14:paraId="37D4BF02" w14:textId="77777777" w:rsidR="004E35E9" w:rsidRDefault="004E35E9" w:rsidP="004E35E9">
      <w:pPr>
        <w:rPr>
          <w:rFonts w:ascii="Times New Roman" w:hAnsi="Times New Roman" w:cs="Times New Roman"/>
          <w:sz w:val="24"/>
          <w:szCs w:val="24"/>
        </w:rPr>
      </w:pPr>
    </w:p>
    <w:p w14:paraId="4797F402" w14:textId="77777777" w:rsidR="004E35E9" w:rsidRDefault="004E35E9" w:rsidP="004E35E9">
      <w:pPr>
        <w:rPr>
          <w:rFonts w:ascii="Times New Roman" w:hAnsi="Times New Roman" w:cs="Times New Roman"/>
          <w:sz w:val="24"/>
          <w:szCs w:val="24"/>
        </w:rPr>
      </w:pPr>
    </w:p>
    <w:p w14:paraId="52BDFCD5" w14:textId="77777777" w:rsidR="004E35E9" w:rsidRDefault="004E35E9" w:rsidP="004E35E9">
      <w:pPr>
        <w:rPr>
          <w:rFonts w:ascii="Times New Roman" w:hAnsi="Times New Roman" w:cs="Times New Roman"/>
          <w:sz w:val="24"/>
          <w:szCs w:val="24"/>
        </w:rPr>
      </w:pPr>
    </w:p>
    <w:p w14:paraId="5BFFE2E9" w14:textId="77777777" w:rsidR="004E35E9" w:rsidRDefault="004E35E9" w:rsidP="004E35E9">
      <w:pPr>
        <w:rPr>
          <w:rFonts w:ascii="Times New Roman" w:hAnsi="Times New Roman" w:cs="Times New Roman"/>
          <w:sz w:val="24"/>
          <w:szCs w:val="24"/>
        </w:rPr>
      </w:pPr>
    </w:p>
    <w:p w14:paraId="7A9FE20C" w14:textId="77777777" w:rsidR="004E35E9" w:rsidRPr="004E35E9" w:rsidRDefault="004E35E9" w:rsidP="004E35E9">
      <w:pPr>
        <w:rPr>
          <w:rFonts w:ascii="Times New Roman" w:hAnsi="Times New Roman" w:cs="Times New Roman"/>
          <w:sz w:val="28"/>
          <w:szCs w:val="28"/>
        </w:rPr>
      </w:pPr>
    </w:p>
    <w:p w14:paraId="01EEF4DC" w14:textId="77777777" w:rsidR="005E6956" w:rsidRPr="00AC7006" w:rsidRDefault="005E6956" w:rsidP="001A59C2">
      <w:pPr>
        <w:ind w:left="720" w:firstLine="720"/>
        <w:rPr>
          <w:rFonts w:ascii="Times New Roman" w:hAnsi="Times New Roman" w:cs="Times New Roman"/>
          <w:b/>
          <w:bCs/>
          <w:sz w:val="40"/>
          <w:szCs w:val="40"/>
        </w:rPr>
      </w:pPr>
    </w:p>
    <w:p w14:paraId="33E508EC" w14:textId="24D8A32F" w:rsidR="004E35E9" w:rsidRPr="004E35E9" w:rsidRDefault="004E35E9" w:rsidP="004E35E9">
      <w:pPr>
        <w:ind w:left="720" w:firstLine="720"/>
        <w:jc w:val="both"/>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Pr="004E35E9">
        <w:rPr>
          <w:rFonts w:ascii="Times New Roman" w:hAnsi="Times New Roman" w:cs="Times New Roman"/>
          <w:b/>
          <w:bCs/>
          <w:sz w:val="40"/>
          <w:szCs w:val="40"/>
        </w:rPr>
        <w:t>Acknowledgment</w:t>
      </w:r>
    </w:p>
    <w:p w14:paraId="401B1046" w14:textId="057B517E" w:rsidR="001A59C2" w:rsidRPr="004E35E9" w:rsidRDefault="004E35E9" w:rsidP="004E35E9">
      <w:pPr>
        <w:ind w:left="-567"/>
        <w:jc w:val="both"/>
        <w:rPr>
          <w:rFonts w:ascii="Times New Roman" w:hAnsi="Times New Roman" w:cs="Times New Roman"/>
          <w:sz w:val="24"/>
          <w:szCs w:val="24"/>
        </w:rPr>
      </w:pPr>
      <w:r w:rsidRPr="004E35E9">
        <w:rPr>
          <w:rFonts w:ascii="Times New Roman" w:hAnsi="Times New Roman" w:cs="Times New Roman"/>
          <w:sz w:val="24"/>
          <w:szCs w:val="24"/>
        </w:rPr>
        <w:t xml:space="preserve">I would like to express my sincere gratitude to my supervisor, Dr. Swati Jaywant Rao Bute, for their continuous support, valuable guidance, and feedback during the preparation of this dissertation. I am thankful to all my professors at Jagran </w:t>
      </w:r>
      <w:proofErr w:type="spellStart"/>
      <w:r w:rsidRPr="004E35E9">
        <w:rPr>
          <w:rFonts w:ascii="Times New Roman" w:hAnsi="Times New Roman" w:cs="Times New Roman"/>
          <w:sz w:val="24"/>
          <w:szCs w:val="24"/>
        </w:rPr>
        <w:t>Lakecity</w:t>
      </w:r>
      <w:proofErr w:type="spellEnd"/>
      <w:r w:rsidRPr="004E35E9">
        <w:rPr>
          <w:rFonts w:ascii="Times New Roman" w:hAnsi="Times New Roman" w:cs="Times New Roman"/>
          <w:sz w:val="24"/>
          <w:szCs w:val="24"/>
        </w:rPr>
        <w:t xml:space="preserve"> University for their encouragement and for providing a stimulating learning environment. I also wish to thank </w:t>
      </w:r>
      <w:r w:rsidR="006B1443">
        <w:rPr>
          <w:rFonts w:ascii="Times New Roman" w:hAnsi="Times New Roman" w:cs="Times New Roman"/>
          <w:sz w:val="24"/>
          <w:szCs w:val="24"/>
        </w:rPr>
        <w:t xml:space="preserve">all </w:t>
      </w:r>
      <w:r w:rsidRPr="004E35E9">
        <w:rPr>
          <w:rFonts w:ascii="Times New Roman" w:hAnsi="Times New Roman" w:cs="Times New Roman"/>
          <w:sz w:val="24"/>
          <w:szCs w:val="24"/>
        </w:rPr>
        <w:t>the participants who took part in the survey and contributed to the success of this research. Finally, I thank my friends and family for their patience and motivation throughout this study.</w:t>
      </w:r>
    </w:p>
    <w:p w14:paraId="0448A09F" w14:textId="77777777" w:rsidR="001A59C2" w:rsidRPr="00AC7006" w:rsidRDefault="001A59C2">
      <w:pPr>
        <w:rPr>
          <w:rFonts w:ascii="Times New Roman" w:hAnsi="Times New Roman" w:cs="Times New Roman"/>
          <w:sz w:val="28"/>
          <w:szCs w:val="28"/>
        </w:rPr>
      </w:pPr>
    </w:p>
    <w:p w14:paraId="3616A3AE" w14:textId="77777777" w:rsidR="001A59C2" w:rsidRPr="00AC7006" w:rsidRDefault="001A59C2" w:rsidP="004E35E9">
      <w:pPr>
        <w:ind w:left="-709"/>
        <w:rPr>
          <w:rFonts w:ascii="Times New Roman" w:hAnsi="Times New Roman" w:cs="Times New Roman"/>
          <w:sz w:val="28"/>
          <w:szCs w:val="28"/>
        </w:rPr>
      </w:pPr>
    </w:p>
    <w:p w14:paraId="0BA5EB14" w14:textId="77777777" w:rsidR="001A59C2" w:rsidRPr="00AC7006" w:rsidRDefault="001A59C2">
      <w:pPr>
        <w:rPr>
          <w:rFonts w:ascii="Times New Roman" w:hAnsi="Times New Roman" w:cs="Times New Roman"/>
          <w:sz w:val="28"/>
          <w:szCs w:val="28"/>
        </w:rPr>
      </w:pPr>
    </w:p>
    <w:p w14:paraId="3C9D5CBD" w14:textId="77777777" w:rsidR="001A59C2" w:rsidRPr="00AC7006" w:rsidRDefault="001A59C2">
      <w:pPr>
        <w:rPr>
          <w:rFonts w:ascii="Times New Roman" w:hAnsi="Times New Roman" w:cs="Times New Roman"/>
          <w:sz w:val="28"/>
          <w:szCs w:val="28"/>
        </w:rPr>
      </w:pPr>
    </w:p>
    <w:p w14:paraId="7F1EAC45" w14:textId="77777777" w:rsidR="001A59C2" w:rsidRPr="00AC7006" w:rsidRDefault="001A59C2">
      <w:pPr>
        <w:rPr>
          <w:rFonts w:ascii="Times New Roman" w:hAnsi="Times New Roman" w:cs="Times New Roman"/>
          <w:sz w:val="28"/>
          <w:szCs w:val="28"/>
        </w:rPr>
      </w:pPr>
    </w:p>
    <w:p w14:paraId="322DC892" w14:textId="77777777" w:rsidR="001A59C2" w:rsidRPr="00AC7006" w:rsidRDefault="001A59C2">
      <w:pPr>
        <w:rPr>
          <w:rFonts w:ascii="Times New Roman" w:hAnsi="Times New Roman" w:cs="Times New Roman"/>
          <w:sz w:val="28"/>
          <w:szCs w:val="28"/>
        </w:rPr>
      </w:pPr>
    </w:p>
    <w:p w14:paraId="09E53932" w14:textId="77777777" w:rsidR="001A59C2" w:rsidRPr="00AC7006" w:rsidRDefault="001A59C2">
      <w:pPr>
        <w:rPr>
          <w:rFonts w:ascii="Times New Roman" w:hAnsi="Times New Roman" w:cs="Times New Roman"/>
          <w:sz w:val="28"/>
          <w:szCs w:val="28"/>
        </w:rPr>
      </w:pPr>
    </w:p>
    <w:p w14:paraId="7AB2B203" w14:textId="77777777" w:rsidR="001A59C2" w:rsidRPr="00AC7006" w:rsidRDefault="001A59C2">
      <w:pPr>
        <w:rPr>
          <w:rFonts w:ascii="Times New Roman" w:hAnsi="Times New Roman" w:cs="Times New Roman"/>
          <w:sz w:val="28"/>
          <w:szCs w:val="28"/>
        </w:rPr>
      </w:pPr>
    </w:p>
    <w:p w14:paraId="7C356110" w14:textId="77777777" w:rsidR="001A59C2" w:rsidRPr="00AC7006" w:rsidRDefault="001A59C2">
      <w:pPr>
        <w:rPr>
          <w:rFonts w:ascii="Times New Roman" w:hAnsi="Times New Roman" w:cs="Times New Roman"/>
          <w:sz w:val="28"/>
          <w:szCs w:val="28"/>
        </w:rPr>
      </w:pPr>
    </w:p>
    <w:p w14:paraId="02E2E9B9" w14:textId="77777777" w:rsidR="001A59C2" w:rsidRPr="00AC7006" w:rsidRDefault="001A59C2">
      <w:pPr>
        <w:rPr>
          <w:rFonts w:ascii="Times New Roman" w:hAnsi="Times New Roman" w:cs="Times New Roman"/>
          <w:sz w:val="28"/>
          <w:szCs w:val="28"/>
        </w:rPr>
      </w:pPr>
    </w:p>
    <w:p w14:paraId="1AB5D09F" w14:textId="77777777" w:rsidR="001A59C2" w:rsidRPr="00AC7006" w:rsidRDefault="001A59C2">
      <w:pPr>
        <w:rPr>
          <w:rFonts w:ascii="Times New Roman" w:hAnsi="Times New Roman" w:cs="Times New Roman"/>
          <w:sz w:val="28"/>
          <w:szCs w:val="28"/>
        </w:rPr>
      </w:pPr>
    </w:p>
    <w:p w14:paraId="48254047" w14:textId="77777777" w:rsidR="001A59C2" w:rsidRDefault="001A59C2">
      <w:pPr>
        <w:rPr>
          <w:rFonts w:ascii="Times New Roman" w:hAnsi="Times New Roman" w:cs="Times New Roman"/>
          <w:sz w:val="28"/>
          <w:szCs w:val="28"/>
        </w:rPr>
      </w:pPr>
    </w:p>
    <w:p w14:paraId="7AD8EBE1" w14:textId="77777777" w:rsidR="004E35E9" w:rsidRDefault="004E35E9">
      <w:pPr>
        <w:rPr>
          <w:rFonts w:ascii="Times New Roman" w:hAnsi="Times New Roman" w:cs="Times New Roman"/>
          <w:sz w:val="28"/>
          <w:szCs w:val="28"/>
        </w:rPr>
      </w:pPr>
    </w:p>
    <w:p w14:paraId="55E7128B" w14:textId="77777777" w:rsidR="004E35E9" w:rsidRDefault="004E35E9">
      <w:pPr>
        <w:rPr>
          <w:rFonts w:ascii="Times New Roman" w:hAnsi="Times New Roman" w:cs="Times New Roman"/>
          <w:sz w:val="28"/>
          <w:szCs w:val="28"/>
        </w:rPr>
      </w:pPr>
    </w:p>
    <w:p w14:paraId="6F8205AB" w14:textId="77777777" w:rsidR="004E35E9" w:rsidRDefault="004E35E9">
      <w:pPr>
        <w:rPr>
          <w:rFonts w:ascii="Times New Roman" w:hAnsi="Times New Roman" w:cs="Times New Roman"/>
          <w:sz w:val="28"/>
          <w:szCs w:val="28"/>
        </w:rPr>
      </w:pPr>
    </w:p>
    <w:p w14:paraId="798010B5" w14:textId="77777777" w:rsidR="004E35E9" w:rsidRDefault="004E35E9">
      <w:pPr>
        <w:rPr>
          <w:rFonts w:ascii="Times New Roman" w:hAnsi="Times New Roman" w:cs="Times New Roman"/>
          <w:sz w:val="28"/>
          <w:szCs w:val="28"/>
        </w:rPr>
      </w:pPr>
    </w:p>
    <w:p w14:paraId="4CDB5146" w14:textId="77777777" w:rsidR="004E35E9" w:rsidRDefault="004E35E9">
      <w:pPr>
        <w:rPr>
          <w:rFonts w:ascii="Times New Roman" w:hAnsi="Times New Roman" w:cs="Times New Roman"/>
          <w:sz w:val="28"/>
          <w:szCs w:val="28"/>
        </w:rPr>
      </w:pPr>
    </w:p>
    <w:p w14:paraId="1B110187" w14:textId="77777777" w:rsidR="004E35E9" w:rsidRDefault="004E35E9">
      <w:pPr>
        <w:rPr>
          <w:rFonts w:ascii="Times New Roman" w:hAnsi="Times New Roman" w:cs="Times New Roman"/>
          <w:sz w:val="28"/>
          <w:szCs w:val="28"/>
        </w:rPr>
      </w:pPr>
    </w:p>
    <w:p w14:paraId="664B6172" w14:textId="77777777" w:rsidR="004E35E9" w:rsidRDefault="004E35E9">
      <w:pPr>
        <w:rPr>
          <w:rFonts w:ascii="Times New Roman" w:hAnsi="Times New Roman" w:cs="Times New Roman"/>
          <w:sz w:val="28"/>
          <w:szCs w:val="28"/>
        </w:rPr>
      </w:pPr>
    </w:p>
    <w:p w14:paraId="3D6A8937" w14:textId="77777777" w:rsidR="004E35E9" w:rsidRPr="00AC7006" w:rsidRDefault="004E35E9">
      <w:pPr>
        <w:rPr>
          <w:rFonts w:ascii="Times New Roman" w:hAnsi="Times New Roman" w:cs="Times New Roman"/>
          <w:sz w:val="28"/>
          <w:szCs w:val="28"/>
        </w:rPr>
      </w:pPr>
    </w:p>
    <w:p w14:paraId="561971BF" w14:textId="77777777" w:rsidR="001A59C2" w:rsidRPr="00AC7006" w:rsidRDefault="001A59C2">
      <w:pPr>
        <w:rPr>
          <w:rFonts w:ascii="Times New Roman" w:hAnsi="Times New Roman" w:cs="Times New Roman"/>
          <w:sz w:val="28"/>
          <w:szCs w:val="28"/>
        </w:rPr>
      </w:pPr>
    </w:p>
    <w:p w14:paraId="58D9C1EE" w14:textId="07E31C28" w:rsidR="0029318A" w:rsidRPr="00AC7006" w:rsidRDefault="004E35E9" w:rsidP="00685DE8">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Table of Content</w:t>
      </w:r>
    </w:p>
    <w:p w14:paraId="7A41815B" w14:textId="042E4D78" w:rsidR="002C561C" w:rsidRPr="00AC7006" w:rsidRDefault="004E35E9" w:rsidP="002C561C">
      <w:pPr>
        <w:rPr>
          <w:rFonts w:ascii="Times New Roman" w:hAnsi="Times New Roman" w:cs="Times New Roman"/>
          <w:b/>
          <w:bCs/>
        </w:rPr>
      </w:pPr>
      <w:r>
        <w:rPr>
          <w:rFonts w:ascii="Times New Roman" w:hAnsi="Times New Roman" w:cs="Times New Roman"/>
          <w:b/>
          <w:bCs/>
        </w:rPr>
        <w:t>Chapter1: Introduction</w:t>
      </w:r>
    </w:p>
    <w:p w14:paraId="0236A9C8" w14:textId="35D356BA" w:rsidR="002C561C" w:rsidRPr="00AC7006" w:rsidRDefault="004E35E9" w:rsidP="002C561C">
      <w:pPr>
        <w:rPr>
          <w:rFonts w:ascii="Times New Roman" w:hAnsi="Times New Roman" w:cs="Times New Roman"/>
        </w:rPr>
      </w:pPr>
      <w:r>
        <w:rPr>
          <w:rFonts w:ascii="Times New Roman" w:hAnsi="Times New Roman" w:cs="Times New Roman"/>
        </w:rPr>
        <w:t>1.1</w:t>
      </w:r>
      <w:r w:rsidR="002C561C" w:rsidRPr="00AC7006">
        <w:rPr>
          <w:rFonts w:ascii="Times New Roman" w:hAnsi="Times New Roman" w:cs="Times New Roman"/>
        </w:rPr>
        <w:t xml:space="preserve"> Background</w:t>
      </w:r>
      <w:r w:rsidR="006E074A">
        <w:rPr>
          <w:rFonts w:ascii="Times New Roman" w:hAnsi="Times New Roman" w:cs="Times New Roman"/>
        </w:rPr>
        <w:t>……………………………………………………………………………………07</w:t>
      </w:r>
      <w:r w:rsidR="002C561C" w:rsidRPr="00AC7006">
        <w:rPr>
          <w:rFonts w:ascii="Times New Roman" w:hAnsi="Times New Roman" w:cs="Times New Roman"/>
        </w:rPr>
        <w:t xml:space="preserve"> </w:t>
      </w:r>
      <w:r w:rsidR="002C561C" w:rsidRPr="00AC7006">
        <w:rPr>
          <w:rFonts w:ascii="Times New Roman" w:hAnsi="Times New Roman" w:cs="Times New Roman"/>
        </w:rPr>
        <w:br/>
        <w:t>1.2 Benefits and Challenges of Podcast Journalism</w:t>
      </w:r>
      <w:r w:rsidR="006E074A">
        <w:rPr>
          <w:rFonts w:ascii="Times New Roman" w:hAnsi="Times New Roman" w:cs="Times New Roman"/>
        </w:rPr>
        <w:t>………………………………………………08</w:t>
      </w:r>
      <w:r w:rsidR="002C561C" w:rsidRPr="00AC7006">
        <w:rPr>
          <w:rFonts w:ascii="Times New Roman" w:hAnsi="Times New Roman" w:cs="Times New Roman"/>
        </w:rPr>
        <w:t xml:space="preserve"> </w:t>
      </w:r>
      <w:r w:rsidR="002C561C" w:rsidRPr="00AC7006">
        <w:rPr>
          <w:rFonts w:ascii="Times New Roman" w:hAnsi="Times New Roman" w:cs="Times New Roman"/>
        </w:rPr>
        <w:br/>
        <w:t>1.3 Pervasive Role of Podcasts in News Consumption</w:t>
      </w:r>
      <w:r w:rsidR="006E074A">
        <w:rPr>
          <w:rFonts w:ascii="Times New Roman" w:hAnsi="Times New Roman" w:cs="Times New Roman"/>
        </w:rPr>
        <w:t>…………………………………………...08</w:t>
      </w:r>
      <w:r w:rsidR="002C561C" w:rsidRPr="00AC7006">
        <w:rPr>
          <w:rFonts w:ascii="Times New Roman" w:hAnsi="Times New Roman" w:cs="Times New Roman"/>
        </w:rPr>
        <w:t xml:space="preserve"> </w:t>
      </w:r>
      <w:r w:rsidR="002C561C" w:rsidRPr="00AC7006">
        <w:rPr>
          <w:rFonts w:ascii="Times New Roman" w:hAnsi="Times New Roman" w:cs="Times New Roman"/>
        </w:rPr>
        <w:br/>
        <w:t>1.4 Statement of the Problem</w:t>
      </w:r>
      <w:r w:rsidR="006E074A">
        <w:rPr>
          <w:rFonts w:ascii="Times New Roman" w:hAnsi="Times New Roman" w:cs="Times New Roman"/>
        </w:rPr>
        <w:t>……………………………………………………………………...0</w:t>
      </w:r>
      <w:r w:rsidR="000F295F">
        <w:rPr>
          <w:rFonts w:ascii="Times New Roman" w:hAnsi="Times New Roman" w:cs="Times New Roman"/>
        </w:rPr>
        <w:t>8</w:t>
      </w:r>
      <w:r w:rsidR="002C561C" w:rsidRPr="00AC7006">
        <w:rPr>
          <w:rFonts w:ascii="Times New Roman" w:hAnsi="Times New Roman" w:cs="Times New Roman"/>
        </w:rPr>
        <w:t xml:space="preserve"> </w:t>
      </w:r>
      <w:r w:rsidR="002C561C" w:rsidRPr="00AC7006">
        <w:rPr>
          <w:rFonts w:ascii="Times New Roman" w:hAnsi="Times New Roman" w:cs="Times New Roman"/>
        </w:rPr>
        <w:br/>
        <w:t>1.5 Significance of the Study</w:t>
      </w:r>
      <w:r w:rsidR="006E074A">
        <w:rPr>
          <w:rFonts w:ascii="Times New Roman" w:hAnsi="Times New Roman" w:cs="Times New Roman"/>
        </w:rPr>
        <w:t>……………………………………………………………………...09                1.6 Research Question…………………………………………………………………………….0</w:t>
      </w:r>
      <w:r w:rsidR="000F295F">
        <w:rPr>
          <w:rFonts w:ascii="Times New Roman" w:hAnsi="Times New Roman" w:cs="Times New Roman"/>
        </w:rPr>
        <w:t>9</w:t>
      </w:r>
      <w:r w:rsidR="006E074A">
        <w:rPr>
          <w:rFonts w:ascii="Times New Roman" w:hAnsi="Times New Roman" w:cs="Times New Roman"/>
        </w:rPr>
        <w:t xml:space="preserve">            1.7 Research Objective……………………………………………………………………………</w:t>
      </w:r>
      <w:r w:rsidR="000F295F">
        <w:rPr>
          <w:rFonts w:ascii="Times New Roman" w:hAnsi="Times New Roman" w:cs="Times New Roman"/>
        </w:rPr>
        <w:t>09</w:t>
      </w:r>
    </w:p>
    <w:p w14:paraId="061C0B11" w14:textId="20924F98" w:rsidR="002C561C" w:rsidRPr="00AC7006" w:rsidRDefault="002C561C" w:rsidP="002C561C">
      <w:pPr>
        <w:rPr>
          <w:rFonts w:ascii="Times New Roman" w:hAnsi="Times New Roman" w:cs="Times New Roman"/>
          <w:b/>
          <w:bCs/>
        </w:rPr>
      </w:pPr>
      <w:r w:rsidRPr="00AC7006">
        <w:rPr>
          <w:rFonts w:ascii="Times New Roman" w:hAnsi="Times New Roman" w:cs="Times New Roman"/>
          <w:b/>
          <w:bCs/>
        </w:rPr>
        <w:t xml:space="preserve">Chapter 2: Literature Review </w:t>
      </w:r>
    </w:p>
    <w:p w14:paraId="689AB06B" w14:textId="45932C6C" w:rsidR="002C561C" w:rsidRPr="00AC7006" w:rsidRDefault="002C561C" w:rsidP="002C561C">
      <w:pPr>
        <w:rPr>
          <w:rFonts w:ascii="Times New Roman" w:hAnsi="Times New Roman" w:cs="Times New Roman"/>
        </w:rPr>
      </w:pPr>
      <w:r w:rsidRPr="00AC7006">
        <w:rPr>
          <w:rFonts w:ascii="Times New Roman" w:hAnsi="Times New Roman" w:cs="Times New Roman"/>
        </w:rPr>
        <w:t>2.1 The Role of Podcasts in Connectivity and Community Building</w:t>
      </w:r>
      <w:r w:rsidR="005B734E">
        <w:rPr>
          <w:rFonts w:ascii="Times New Roman" w:hAnsi="Times New Roman" w:cs="Times New Roman"/>
        </w:rPr>
        <w:t>…………………………….1</w:t>
      </w:r>
      <w:r w:rsidR="000F295F">
        <w:rPr>
          <w:rFonts w:ascii="Times New Roman" w:hAnsi="Times New Roman" w:cs="Times New Roman"/>
        </w:rPr>
        <w:t>0</w:t>
      </w:r>
      <w:r w:rsidRPr="00AC7006">
        <w:rPr>
          <w:rFonts w:ascii="Times New Roman" w:hAnsi="Times New Roman" w:cs="Times New Roman"/>
        </w:rPr>
        <w:t xml:space="preserve"> </w:t>
      </w:r>
      <w:r w:rsidRPr="00AC7006">
        <w:rPr>
          <w:rFonts w:ascii="Times New Roman" w:hAnsi="Times New Roman" w:cs="Times New Roman"/>
        </w:rPr>
        <w:br/>
        <w:t>2.2 Podcasts and Self-Identity Formation</w:t>
      </w:r>
      <w:r w:rsidR="005B734E">
        <w:rPr>
          <w:rFonts w:ascii="Times New Roman" w:hAnsi="Times New Roman" w:cs="Times New Roman"/>
        </w:rPr>
        <w:t>………………………………………………………...1</w:t>
      </w:r>
      <w:r w:rsidR="000F295F">
        <w:rPr>
          <w:rFonts w:ascii="Times New Roman" w:hAnsi="Times New Roman" w:cs="Times New Roman"/>
        </w:rPr>
        <w:t>0</w:t>
      </w:r>
      <w:r w:rsidRPr="00AC7006">
        <w:rPr>
          <w:rFonts w:ascii="Times New Roman" w:hAnsi="Times New Roman" w:cs="Times New Roman"/>
        </w:rPr>
        <w:t xml:space="preserve"> </w:t>
      </w:r>
      <w:r w:rsidRPr="00AC7006">
        <w:rPr>
          <w:rFonts w:ascii="Times New Roman" w:hAnsi="Times New Roman" w:cs="Times New Roman"/>
        </w:rPr>
        <w:br/>
        <w:t>2.3 Positive Effects on Learning and Awareness</w:t>
      </w:r>
      <w:r w:rsidR="005B734E">
        <w:rPr>
          <w:rFonts w:ascii="Times New Roman" w:hAnsi="Times New Roman" w:cs="Times New Roman"/>
        </w:rPr>
        <w:t>………………………………………………….1</w:t>
      </w:r>
      <w:r w:rsidR="000F295F">
        <w:rPr>
          <w:rFonts w:ascii="Times New Roman" w:hAnsi="Times New Roman" w:cs="Times New Roman"/>
        </w:rPr>
        <w:t>0</w:t>
      </w:r>
      <w:r w:rsidRPr="00AC7006">
        <w:rPr>
          <w:rFonts w:ascii="Times New Roman" w:hAnsi="Times New Roman" w:cs="Times New Roman"/>
        </w:rPr>
        <w:t xml:space="preserve"> </w:t>
      </w:r>
      <w:r w:rsidRPr="00AC7006">
        <w:rPr>
          <w:rFonts w:ascii="Times New Roman" w:hAnsi="Times New Roman" w:cs="Times New Roman"/>
        </w:rPr>
        <w:br/>
        <w:t>2.4 Negative Impacts and Challenges</w:t>
      </w:r>
      <w:r w:rsidR="005B734E">
        <w:rPr>
          <w:rFonts w:ascii="Times New Roman" w:hAnsi="Times New Roman" w:cs="Times New Roman"/>
        </w:rPr>
        <w:t>……………………………………………………………..1</w:t>
      </w:r>
      <w:r w:rsidR="000F295F">
        <w:rPr>
          <w:rFonts w:ascii="Times New Roman" w:hAnsi="Times New Roman" w:cs="Times New Roman"/>
        </w:rPr>
        <w:t>1</w:t>
      </w:r>
      <w:r w:rsidRPr="00AC7006">
        <w:rPr>
          <w:rFonts w:ascii="Times New Roman" w:hAnsi="Times New Roman" w:cs="Times New Roman"/>
        </w:rPr>
        <w:br/>
        <w:t>2.5 Research Gap</w:t>
      </w:r>
      <w:r w:rsidR="005B734E">
        <w:rPr>
          <w:rFonts w:ascii="Times New Roman" w:hAnsi="Times New Roman" w:cs="Times New Roman"/>
        </w:rPr>
        <w:t>………………………………………………………………………………….1</w:t>
      </w:r>
      <w:r w:rsidR="000F295F">
        <w:rPr>
          <w:rFonts w:ascii="Times New Roman" w:hAnsi="Times New Roman" w:cs="Times New Roman"/>
        </w:rPr>
        <w:t>1</w:t>
      </w:r>
      <w:r w:rsidRPr="00AC7006">
        <w:rPr>
          <w:rFonts w:ascii="Times New Roman" w:hAnsi="Times New Roman" w:cs="Times New Roman"/>
        </w:rPr>
        <w:t xml:space="preserve"> </w:t>
      </w:r>
      <w:r w:rsidR="00592C36">
        <w:rPr>
          <w:rFonts w:ascii="Times New Roman" w:hAnsi="Times New Roman" w:cs="Times New Roman"/>
        </w:rPr>
        <w:t xml:space="preserve">     2.6 Theoretical Framework……………………………………………………………………….1</w:t>
      </w:r>
      <w:r w:rsidR="000F295F">
        <w:rPr>
          <w:rFonts w:ascii="Times New Roman" w:hAnsi="Times New Roman" w:cs="Times New Roman"/>
        </w:rPr>
        <w:t>1</w:t>
      </w:r>
    </w:p>
    <w:p w14:paraId="116EDD34" w14:textId="1E25F3F2" w:rsidR="002C561C" w:rsidRPr="00AC7006" w:rsidRDefault="002C561C" w:rsidP="002C561C">
      <w:pPr>
        <w:rPr>
          <w:rFonts w:ascii="Times New Roman" w:hAnsi="Times New Roman" w:cs="Times New Roman"/>
          <w:b/>
          <w:bCs/>
        </w:rPr>
      </w:pPr>
      <w:r w:rsidRPr="00AC7006">
        <w:rPr>
          <w:rFonts w:ascii="Times New Roman" w:hAnsi="Times New Roman" w:cs="Times New Roman"/>
          <w:b/>
          <w:bCs/>
        </w:rPr>
        <w:t xml:space="preserve">Chapter 3: Research Methodology and Analysis </w:t>
      </w:r>
    </w:p>
    <w:p w14:paraId="31D70E42" w14:textId="77777777" w:rsidR="000F295F" w:rsidRDefault="002C561C" w:rsidP="002C561C">
      <w:pPr>
        <w:rPr>
          <w:rFonts w:ascii="Times New Roman" w:hAnsi="Times New Roman" w:cs="Times New Roman"/>
        </w:rPr>
      </w:pPr>
      <w:r w:rsidRPr="00AC7006">
        <w:rPr>
          <w:rFonts w:ascii="Times New Roman" w:hAnsi="Times New Roman" w:cs="Times New Roman"/>
        </w:rPr>
        <w:t>3.1 Research Design</w:t>
      </w:r>
      <w:r w:rsidR="00592C36">
        <w:rPr>
          <w:rFonts w:ascii="Times New Roman" w:hAnsi="Times New Roman" w:cs="Times New Roman"/>
        </w:rPr>
        <w:t>……………………………………………………………………………....1</w:t>
      </w:r>
      <w:r w:rsidR="000F295F">
        <w:rPr>
          <w:rFonts w:ascii="Times New Roman" w:hAnsi="Times New Roman" w:cs="Times New Roman"/>
        </w:rPr>
        <w:t>4</w:t>
      </w:r>
      <w:r w:rsidRPr="00AC7006">
        <w:rPr>
          <w:rFonts w:ascii="Times New Roman" w:hAnsi="Times New Roman" w:cs="Times New Roman"/>
        </w:rPr>
        <w:br/>
        <w:t xml:space="preserve">3.2 </w:t>
      </w:r>
      <w:r w:rsidR="00592C36">
        <w:rPr>
          <w:rFonts w:ascii="Times New Roman" w:hAnsi="Times New Roman" w:cs="Times New Roman"/>
        </w:rPr>
        <w:t>Sampling Technique………………………………………………………………………</w:t>
      </w:r>
      <w:proofErr w:type="gramStart"/>
      <w:r w:rsidR="00592C36">
        <w:rPr>
          <w:rFonts w:ascii="Times New Roman" w:hAnsi="Times New Roman" w:cs="Times New Roman"/>
        </w:rPr>
        <w:t>…..</w:t>
      </w:r>
      <w:proofErr w:type="gramEnd"/>
      <w:r w:rsidR="00592C36">
        <w:rPr>
          <w:rFonts w:ascii="Times New Roman" w:hAnsi="Times New Roman" w:cs="Times New Roman"/>
        </w:rPr>
        <w:t>1</w:t>
      </w:r>
      <w:r w:rsidR="000F295F">
        <w:rPr>
          <w:rFonts w:ascii="Times New Roman" w:hAnsi="Times New Roman" w:cs="Times New Roman"/>
        </w:rPr>
        <w:t>4</w:t>
      </w:r>
      <w:r w:rsidRPr="00AC7006">
        <w:rPr>
          <w:rFonts w:ascii="Times New Roman" w:hAnsi="Times New Roman" w:cs="Times New Roman"/>
        </w:rPr>
        <w:br/>
        <w:t xml:space="preserve">3.3 Data Collection </w:t>
      </w:r>
      <w:r w:rsidR="00592C36">
        <w:rPr>
          <w:rFonts w:ascii="Times New Roman" w:hAnsi="Times New Roman" w:cs="Times New Roman"/>
        </w:rPr>
        <w:t>Tools…………………………………………………………………………1</w:t>
      </w:r>
      <w:r w:rsidR="000F295F">
        <w:rPr>
          <w:rFonts w:ascii="Times New Roman" w:hAnsi="Times New Roman" w:cs="Times New Roman"/>
        </w:rPr>
        <w:t>6</w:t>
      </w:r>
      <w:r w:rsidRPr="00AC7006">
        <w:rPr>
          <w:rFonts w:ascii="Times New Roman" w:hAnsi="Times New Roman" w:cs="Times New Roman"/>
        </w:rPr>
        <w:br/>
      </w:r>
    </w:p>
    <w:p w14:paraId="43B3658B" w14:textId="1299F2D7" w:rsidR="002C561C" w:rsidRPr="000F295F" w:rsidRDefault="002C561C" w:rsidP="002C561C">
      <w:pPr>
        <w:rPr>
          <w:rFonts w:ascii="Times New Roman" w:hAnsi="Times New Roman" w:cs="Times New Roman"/>
        </w:rPr>
      </w:pPr>
      <w:r w:rsidRPr="00AC7006">
        <w:rPr>
          <w:rFonts w:ascii="Times New Roman" w:hAnsi="Times New Roman" w:cs="Times New Roman"/>
          <w:b/>
          <w:bCs/>
        </w:rPr>
        <w:t xml:space="preserve">Chapter 4: </w:t>
      </w:r>
      <w:r w:rsidR="000F295F">
        <w:rPr>
          <w:rFonts w:ascii="Times New Roman" w:hAnsi="Times New Roman" w:cs="Times New Roman"/>
          <w:b/>
          <w:bCs/>
        </w:rPr>
        <w:t>Data Analysis</w:t>
      </w:r>
      <w:r w:rsidRPr="00AC7006">
        <w:rPr>
          <w:rFonts w:ascii="Times New Roman" w:hAnsi="Times New Roman" w:cs="Times New Roman"/>
          <w:b/>
          <w:bCs/>
        </w:rPr>
        <w:t xml:space="preserve"> </w:t>
      </w:r>
      <w:r w:rsidR="000F295F">
        <w:rPr>
          <w:rFonts w:ascii="Times New Roman" w:hAnsi="Times New Roman" w:cs="Times New Roman"/>
          <w:b/>
          <w:bCs/>
        </w:rPr>
        <w:tab/>
      </w:r>
      <w:r w:rsidR="000F295F">
        <w:rPr>
          <w:rFonts w:ascii="Times New Roman" w:hAnsi="Times New Roman" w:cs="Times New Roman"/>
          <w:b/>
          <w:bCs/>
        </w:rPr>
        <w:tab/>
      </w:r>
      <w:r w:rsidR="000F295F">
        <w:rPr>
          <w:rFonts w:ascii="Times New Roman" w:hAnsi="Times New Roman" w:cs="Times New Roman"/>
          <w:b/>
          <w:bCs/>
        </w:rPr>
        <w:tab/>
      </w:r>
      <w:r w:rsidR="000F295F">
        <w:rPr>
          <w:rFonts w:ascii="Times New Roman" w:hAnsi="Times New Roman" w:cs="Times New Roman"/>
          <w:b/>
          <w:bCs/>
        </w:rPr>
        <w:tab/>
      </w:r>
      <w:r w:rsidR="000F295F">
        <w:rPr>
          <w:rFonts w:ascii="Times New Roman" w:hAnsi="Times New Roman" w:cs="Times New Roman"/>
          <w:b/>
          <w:bCs/>
        </w:rPr>
        <w:tab/>
      </w:r>
      <w:r w:rsidR="000F295F">
        <w:rPr>
          <w:rFonts w:ascii="Times New Roman" w:hAnsi="Times New Roman" w:cs="Times New Roman"/>
          <w:b/>
          <w:bCs/>
        </w:rPr>
        <w:tab/>
      </w:r>
      <w:r w:rsidR="000F295F">
        <w:rPr>
          <w:rFonts w:ascii="Times New Roman" w:hAnsi="Times New Roman" w:cs="Times New Roman"/>
          <w:b/>
          <w:bCs/>
        </w:rPr>
        <w:tab/>
      </w:r>
      <w:r w:rsidR="000F295F">
        <w:rPr>
          <w:rFonts w:ascii="Times New Roman" w:hAnsi="Times New Roman" w:cs="Times New Roman"/>
          <w:b/>
          <w:bCs/>
        </w:rPr>
        <w:tab/>
        <w:t xml:space="preserve">                                 </w:t>
      </w:r>
      <w:r w:rsidR="000F295F" w:rsidRPr="000F295F">
        <w:rPr>
          <w:rFonts w:ascii="Times New Roman" w:hAnsi="Times New Roman" w:cs="Times New Roman"/>
        </w:rPr>
        <w:t>4.1 Data Analysis</w:t>
      </w:r>
      <w:r w:rsidR="000F295F">
        <w:rPr>
          <w:rFonts w:ascii="Times New Roman" w:hAnsi="Times New Roman" w:cs="Times New Roman"/>
        </w:rPr>
        <w:t>…………………………………………………………………………………18</w:t>
      </w:r>
      <w:r w:rsidR="000F295F">
        <w:rPr>
          <w:rFonts w:ascii="Times New Roman" w:hAnsi="Times New Roman" w:cs="Times New Roman"/>
          <w:b/>
          <w:bCs/>
        </w:rPr>
        <w:t xml:space="preserve"> </w:t>
      </w:r>
    </w:p>
    <w:p w14:paraId="0E8120F1" w14:textId="77777777" w:rsidR="000F295F" w:rsidRPr="000F295F" w:rsidRDefault="000F295F" w:rsidP="002C561C">
      <w:pPr>
        <w:rPr>
          <w:rFonts w:ascii="Times New Roman" w:hAnsi="Times New Roman" w:cs="Times New Roman"/>
          <w:b/>
          <w:bCs/>
        </w:rPr>
      </w:pPr>
      <w:r w:rsidRPr="000F295F">
        <w:rPr>
          <w:rFonts w:ascii="Times New Roman" w:hAnsi="Times New Roman" w:cs="Times New Roman"/>
          <w:b/>
          <w:bCs/>
        </w:rPr>
        <w:t>Chapter 5 Result Conclusion and Discussion</w:t>
      </w:r>
    </w:p>
    <w:p w14:paraId="69534665" w14:textId="33CE80A4" w:rsidR="002C561C" w:rsidRPr="00AC7006" w:rsidRDefault="000F295F" w:rsidP="002C561C">
      <w:pPr>
        <w:rPr>
          <w:rFonts w:ascii="Times New Roman" w:hAnsi="Times New Roman" w:cs="Times New Roman"/>
        </w:rPr>
      </w:pPr>
      <w:r>
        <w:rPr>
          <w:rFonts w:ascii="Times New Roman" w:hAnsi="Times New Roman" w:cs="Times New Roman"/>
        </w:rPr>
        <w:t>5</w:t>
      </w:r>
      <w:r w:rsidR="002C561C" w:rsidRPr="00AC7006">
        <w:rPr>
          <w:rFonts w:ascii="Times New Roman" w:hAnsi="Times New Roman" w:cs="Times New Roman"/>
        </w:rPr>
        <w:t>.1 Results</w:t>
      </w:r>
      <w:r>
        <w:rPr>
          <w:rFonts w:ascii="Times New Roman" w:hAnsi="Times New Roman" w:cs="Times New Roman"/>
        </w:rPr>
        <w:t xml:space="preserve"> and Findings………………………………………………………………………….31</w:t>
      </w:r>
      <w:r w:rsidR="002C561C" w:rsidRPr="00AC7006">
        <w:rPr>
          <w:rFonts w:ascii="Times New Roman" w:hAnsi="Times New Roman" w:cs="Times New Roman"/>
        </w:rPr>
        <w:t xml:space="preserve"> </w:t>
      </w:r>
      <w:r w:rsidR="002C561C" w:rsidRPr="00AC7006">
        <w:rPr>
          <w:rFonts w:ascii="Times New Roman" w:hAnsi="Times New Roman" w:cs="Times New Roman"/>
        </w:rPr>
        <w:br/>
      </w:r>
      <w:r>
        <w:rPr>
          <w:rFonts w:ascii="Times New Roman" w:hAnsi="Times New Roman" w:cs="Times New Roman"/>
        </w:rPr>
        <w:t>5</w:t>
      </w:r>
      <w:r w:rsidR="002C561C" w:rsidRPr="00AC7006">
        <w:rPr>
          <w:rFonts w:ascii="Times New Roman" w:hAnsi="Times New Roman" w:cs="Times New Roman"/>
        </w:rPr>
        <w:t xml:space="preserve">.2 </w:t>
      </w:r>
      <w:r>
        <w:rPr>
          <w:rFonts w:ascii="Times New Roman" w:hAnsi="Times New Roman" w:cs="Times New Roman"/>
        </w:rPr>
        <w:t>Discus</w:t>
      </w:r>
      <w:r w:rsidR="002C561C" w:rsidRPr="00AC7006">
        <w:rPr>
          <w:rFonts w:ascii="Times New Roman" w:hAnsi="Times New Roman" w:cs="Times New Roman"/>
        </w:rPr>
        <w:t>sion</w:t>
      </w:r>
      <w:r>
        <w:rPr>
          <w:rFonts w:ascii="Times New Roman" w:hAnsi="Times New Roman" w:cs="Times New Roman"/>
        </w:rPr>
        <w:t>……………………………………………………………………………………</w:t>
      </w:r>
      <w:r w:rsidR="00EE0332">
        <w:rPr>
          <w:rFonts w:ascii="Times New Roman" w:hAnsi="Times New Roman" w:cs="Times New Roman"/>
        </w:rPr>
        <w:t>.</w:t>
      </w:r>
      <w:r>
        <w:rPr>
          <w:rFonts w:ascii="Times New Roman" w:hAnsi="Times New Roman" w:cs="Times New Roman"/>
        </w:rPr>
        <w:t>32</w:t>
      </w:r>
      <w:r w:rsidR="002C561C" w:rsidRPr="00AC7006">
        <w:rPr>
          <w:rFonts w:ascii="Times New Roman" w:hAnsi="Times New Roman" w:cs="Times New Roman"/>
        </w:rPr>
        <w:t xml:space="preserve"> </w:t>
      </w:r>
      <w:r w:rsidR="002C561C" w:rsidRPr="00AC7006">
        <w:rPr>
          <w:rFonts w:ascii="Times New Roman" w:hAnsi="Times New Roman" w:cs="Times New Roman"/>
        </w:rPr>
        <w:br/>
      </w:r>
      <w:r>
        <w:rPr>
          <w:rFonts w:ascii="Times New Roman" w:hAnsi="Times New Roman" w:cs="Times New Roman"/>
        </w:rPr>
        <w:t>5</w:t>
      </w:r>
      <w:r w:rsidR="002C561C" w:rsidRPr="00AC7006">
        <w:rPr>
          <w:rFonts w:ascii="Times New Roman" w:hAnsi="Times New Roman" w:cs="Times New Roman"/>
        </w:rPr>
        <w:t xml:space="preserve">.3 </w:t>
      </w:r>
      <w:r>
        <w:rPr>
          <w:rFonts w:ascii="Times New Roman" w:hAnsi="Times New Roman" w:cs="Times New Roman"/>
        </w:rPr>
        <w:t>Conclu</w:t>
      </w:r>
      <w:r w:rsidR="002C561C" w:rsidRPr="00AC7006">
        <w:rPr>
          <w:rFonts w:ascii="Times New Roman" w:hAnsi="Times New Roman" w:cs="Times New Roman"/>
        </w:rPr>
        <w:t xml:space="preserve">sion </w:t>
      </w:r>
      <w:r>
        <w:rPr>
          <w:rFonts w:ascii="Times New Roman" w:hAnsi="Times New Roman" w:cs="Times New Roman"/>
        </w:rPr>
        <w:t>……………………………………………………………………………………32</w:t>
      </w:r>
    </w:p>
    <w:p w14:paraId="08A03193" w14:textId="64916943" w:rsidR="002C561C" w:rsidRPr="00AC7006" w:rsidRDefault="002C561C" w:rsidP="002C561C">
      <w:pPr>
        <w:rPr>
          <w:rFonts w:ascii="Times New Roman" w:hAnsi="Times New Roman" w:cs="Times New Roman"/>
          <w:b/>
          <w:bCs/>
        </w:rPr>
      </w:pPr>
      <w:r w:rsidRPr="00AC7006">
        <w:rPr>
          <w:rFonts w:ascii="Times New Roman" w:hAnsi="Times New Roman" w:cs="Times New Roman"/>
          <w:b/>
          <w:bCs/>
        </w:rPr>
        <w:t xml:space="preserve">Chapter </w:t>
      </w:r>
      <w:r w:rsidR="000F295F">
        <w:rPr>
          <w:rFonts w:ascii="Times New Roman" w:hAnsi="Times New Roman" w:cs="Times New Roman"/>
          <w:b/>
          <w:bCs/>
        </w:rPr>
        <w:t>6</w:t>
      </w:r>
      <w:r w:rsidRPr="00AC7006">
        <w:rPr>
          <w:rFonts w:ascii="Times New Roman" w:hAnsi="Times New Roman" w:cs="Times New Roman"/>
          <w:b/>
          <w:bCs/>
        </w:rPr>
        <w:t xml:space="preserve">: References / Bibliography </w:t>
      </w:r>
    </w:p>
    <w:p w14:paraId="049A8496" w14:textId="739B588D" w:rsidR="002C561C" w:rsidRPr="00AC7006" w:rsidRDefault="002C561C" w:rsidP="002C561C">
      <w:pPr>
        <w:rPr>
          <w:rFonts w:ascii="Times New Roman" w:hAnsi="Times New Roman" w:cs="Times New Roman"/>
          <w:b/>
          <w:bCs/>
        </w:rPr>
      </w:pPr>
      <w:r w:rsidRPr="00AC7006">
        <w:rPr>
          <w:rFonts w:ascii="Times New Roman" w:hAnsi="Times New Roman" w:cs="Times New Roman"/>
          <w:b/>
          <w:bCs/>
        </w:rPr>
        <w:t xml:space="preserve">Appendices </w:t>
      </w:r>
    </w:p>
    <w:p w14:paraId="36DD1A1A" w14:textId="77777777" w:rsidR="002C561C" w:rsidRPr="00AC7006" w:rsidRDefault="002C561C" w:rsidP="00E917C1">
      <w:pPr>
        <w:numPr>
          <w:ilvl w:val="0"/>
          <w:numId w:val="1"/>
        </w:numPr>
        <w:rPr>
          <w:rFonts w:ascii="Times New Roman" w:hAnsi="Times New Roman" w:cs="Times New Roman"/>
        </w:rPr>
      </w:pPr>
      <w:r w:rsidRPr="00AC7006">
        <w:rPr>
          <w:rFonts w:ascii="Times New Roman" w:hAnsi="Times New Roman" w:cs="Times New Roman"/>
          <w:b/>
          <w:bCs/>
        </w:rPr>
        <w:t>Appendix A:</w:t>
      </w:r>
      <w:r w:rsidRPr="00AC7006">
        <w:rPr>
          <w:rFonts w:ascii="Times New Roman" w:hAnsi="Times New Roman" w:cs="Times New Roman"/>
        </w:rPr>
        <w:t xml:space="preserve"> Podcast Log Sheet</w:t>
      </w:r>
    </w:p>
    <w:p w14:paraId="5B3F2658" w14:textId="77777777" w:rsidR="002C561C" w:rsidRPr="00AC7006" w:rsidRDefault="002C561C" w:rsidP="00E917C1">
      <w:pPr>
        <w:numPr>
          <w:ilvl w:val="0"/>
          <w:numId w:val="1"/>
        </w:numPr>
        <w:rPr>
          <w:rFonts w:ascii="Times New Roman" w:hAnsi="Times New Roman" w:cs="Times New Roman"/>
        </w:rPr>
      </w:pPr>
      <w:r w:rsidRPr="00AC7006">
        <w:rPr>
          <w:rFonts w:ascii="Times New Roman" w:hAnsi="Times New Roman" w:cs="Times New Roman"/>
          <w:b/>
          <w:bCs/>
        </w:rPr>
        <w:t>Appendix B:</w:t>
      </w:r>
      <w:r w:rsidRPr="00AC7006">
        <w:rPr>
          <w:rFonts w:ascii="Times New Roman" w:hAnsi="Times New Roman" w:cs="Times New Roman"/>
        </w:rPr>
        <w:t xml:space="preserve"> Survey Questionnaire</w:t>
      </w:r>
    </w:p>
    <w:p w14:paraId="20AEE213" w14:textId="77777777" w:rsidR="002C561C" w:rsidRPr="00AC7006" w:rsidRDefault="002C561C" w:rsidP="00E917C1">
      <w:pPr>
        <w:numPr>
          <w:ilvl w:val="0"/>
          <w:numId w:val="1"/>
        </w:numPr>
        <w:rPr>
          <w:rFonts w:ascii="Times New Roman" w:hAnsi="Times New Roman" w:cs="Times New Roman"/>
        </w:rPr>
      </w:pPr>
      <w:r w:rsidRPr="00AC7006">
        <w:rPr>
          <w:rFonts w:ascii="Times New Roman" w:hAnsi="Times New Roman" w:cs="Times New Roman"/>
          <w:b/>
          <w:bCs/>
        </w:rPr>
        <w:t>Appendix C:</w:t>
      </w:r>
      <w:r w:rsidRPr="00AC7006">
        <w:rPr>
          <w:rFonts w:ascii="Times New Roman" w:hAnsi="Times New Roman" w:cs="Times New Roman"/>
        </w:rPr>
        <w:t xml:space="preserve"> Data Tables and Charts</w:t>
      </w:r>
    </w:p>
    <w:p w14:paraId="69A51692" w14:textId="2A080A7B" w:rsidR="002C561C" w:rsidRPr="00AC7006" w:rsidRDefault="002C561C" w:rsidP="002C561C">
      <w:pPr>
        <w:rPr>
          <w:rFonts w:ascii="Times New Roman" w:hAnsi="Times New Roman" w:cs="Times New Roman"/>
        </w:rPr>
      </w:pPr>
      <w:r w:rsidRPr="00AC7006">
        <w:rPr>
          <w:rFonts w:ascii="Times New Roman" w:hAnsi="Times New Roman" w:cs="Times New Roman"/>
          <w:vanish/>
        </w:rPr>
        <w:t>Top of Form</w:t>
      </w:r>
    </w:p>
    <w:p w14:paraId="7D5FC8FC" w14:textId="77777777" w:rsidR="002C561C" w:rsidRDefault="002C561C" w:rsidP="002C561C">
      <w:pPr>
        <w:rPr>
          <w:rFonts w:ascii="Times New Roman" w:hAnsi="Times New Roman" w:cs="Times New Roman"/>
          <w:sz w:val="28"/>
          <w:szCs w:val="28"/>
        </w:rPr>
      </w:pPr>
    </w:p>
    <w:p w14:paraId="031A76CA" w14:textId="77777777" w:rsidR="000F295F" w:rsidRDefault="000F295F" w:rsidP="002C561C">
      <w:pPr>
        <w:rPr>
          <w:rFonts w:ascii="Times New Roman" w:hAnsi="Times New Roman" w:cs="Times New Roman"/>
          <w:sz w:val="28"/>
          <w:szCs w:val="28"/>
        </w:rPr>
      </w:pPr>
    </w:p>
    <w:p w14:paraId="5B2002E2" w14:textId="77777777" w:rsidR="000F295F" w:rsidRDefault="000F295F" w:rsidP="002C561C">
      <w:pPr>
        <w:rPr>
          <w:rFonts w:ascii="Times New Roman" w:hAnsi="Times New Roman" w:cs="Times New Roman"/>
          <w:sz w:val="28"/>
          <w:szCs w:val="28"/>
        </w:rPr>
      </w:pPr>
    </w:p>
    <w:p w14:paraId="25FAA942" w14:textId="12F59963" w:rsidR="00FB4ABF" w:rsidRPr="00AC7006" w:rsidRDefault="004E35E9" w:rsidP="004E35E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Abstract: </w:t>
      </w:r>
    </w:p>
    <w:p w14:paraId="255F0372" w14:textId="5C543FC1"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Podcast journalism is a new form of digital storytelling that blends the closeness of audio with the depth of traditional reporting. This dissertation looks at how news podcasts from The Times of India and The Hindu influence audience engagement, trust and news perception. It compares the tone, narrative style and emotional appeal of both outlets, focusing on how people of different ages experience and interpret podcast news. The research uses a mixed-method approach involving content analysis of 0</w:t>
      </w:r>
      <w:r w:rsidR="006B1443">
        <w:rPr>
          <w:rFonts w:ascii="Times New Roman" w:hAnsi="Times New Roman" w:cs="Times New Roman"/>
          <w:sz w:val="24"/>
          <w:szCs w:val="24"/>
        </w:rPr>
        <w:t>6</w:t>
      </w:r>
      <w:r w:rsidRPr="004E35E9">
        <w:rPr>
          <w:rFonts w:ascii="Times New Roman" w:hAnsi="Times New Roman" w:cs="Times New Roman"/>
          <w:sz w:val="24"/>
          <w:szCs w:val="24"/>
        </w:rPr>
        <w:t xml:space="preserve"> news episodes from both podcasts and survey data from 100 respondents across various genders, age groups and professions. The results show that podcasts allow for multitasking, create an emotional connection and make complicated issues easier to understand. However, challenges like accuracy, bias and lack of regulation still affect their credibility. The findings help us understand how podcast journalism is changing the Indian news experience. </w:t>
      </w:r>
      <w:r w:rsidRPr="004E35E9">
        <w:rPr>
          <w:rFonts w:ascii="Times New Roman" w:hAnsi="Times New Roman" w:cs="Times New Roman"/>
          <w:sz w:val="24"/>
          <w:szCs w:val="24"/>
        </w:rPr>
        <w:tab/>
      </w:r>
      <w:r w:rsidRPr="004E35E9">
        <w:rPr>
          <w:rFonts w:ascii="Times New Roman" w:hAnsi="Times New Roman" w:cs="Times New Roman"/>
          <w:sz w:val="24"/>
          <w:szCs w:val="24"/>
        </w:rPr>
        <w:tab/>
      </w:r>
      <w:r w:rsidRPr="004E35E9">
        <w:rPr>
          <w:rFonts w:ascii="Times New Roman" w:hAnsi="Times New Roman" w:cs="Times New Roman"/>
          <w:sz w:val="24"/>
          <w:szCs w:val="24"/>
        </w:rPr>
        <w:tab/>
      </w:r>
      <w:r w:rsidRPr="004E35E9">
        <w:rPr>
          <w:rFonts w:ascii="Times New Roman" w:hAnsi="Times New Roman" w:cs="Times New Roman"/>
          <w:sz w:val="24"/>
          <w:szCs w:val="24"/>
        </w:rPr>
        <w:tab/>
        <w:t xml:space="preserve">    </w:t>
      </w:r>
    </w:p>
    <w:p w14:paraId="4913F76B" w14:textId="77777777" w:rsidR="004E35E9" w:rsidRPr="004E35E9" w:rsidRDefault="004E35E9" w:rsidP="004E35E9">
      <w:pPr>
        <w:jc w:val="both"/>
        <w:rPr>
          <w:rFonts w:ascii="Times New Roman" w:hAnsi="Times New Roman" w:cs="Times New Roman"/>
          <w:sz w:val="24"/>
          <w:szCs w:val="24"/>
        </w:rPr>
      </w:pPr>
      <w:r w:rsidRPr="004E35E9">
        <w:rPr>
          <w:rFonts w:ascii="Times New Roman" w:hAnsi="Times New Roman" w:cs="Times New Roman"/>
          <w:sz w:val="24"/>
          <w:szCs w:val="24"/>
        </w:rPr>
        <w:t xml:space="preserve"> Keywords: Podcast Journalism, Digital News, Audience Engagement, tone, news perception, emotional appeal, Storytelling</w:t>
      </w:r>
    </w:p>
    <w:p w14:paraId="77372CB5" w14:textId="77777777" w:rsidR="00631310" w:rsidRDefault="00631310" w:rsidP="00EA3C2E">
      <w:pPr>
        <w:jc w:val="center"/>
        <w:rPr>
          <w:rFonts w:ascii="Times New Roman" w:hAnsi="Times New Roman" w:cs="Times New Roman"/>
          <w:b/>
          <w:bCs/>
          <w:sz w:val="32"/>
          <w:szCs w:val="32"/>
        </w:rPr>
      </w:pPr>
    </w:p>
    <w:p w14:paraId="14A874B9" w14:textId="77777777" w:rsidR="00631310" w:rsidRDefault="00631310" w:rsidP="00EA3C2E">
      <w:pPr>
        <w:jc w:val="center"/>
        <w:rPr>
          <w:rFonts w:ascii="Times New Roman" w:hAnsi="Times New Roman" w:cs="Times New Roman"/>
          <w:b/>
          <w:bCs/>
          <w:sz w:val="32"/>
          <w:szCs w:val="32"/>
        </w:rPr>
      </w:pPr>
    </w:p>
    <w:p w14:paraId="1C1B6BDC" w14:textId="77777777" w:rsidR="00631310" w:rsidRDefault="00631310" w:rsidP="00EA3C2E">
      <w:pPr>
        <w:jc w:val="center"/>
        <w:rPr>
          <w:rFonts w:ascii="Times New Roman" w:hAnsi="Times New Roman" w:cs="Times New Roman"/>
          <w:b/>
          <w:bCs/>
          <w:sz w:val="32"/>
          <w:szCs w:val="32"/>
        </w:rPr>
      </w:pPr>
    </w:p>
    <w:p w14:paraId="67C90F25" w14:textId="77777777" w:rsidR="00631310" w:rsidRDefault="00631310" w:rsidP="00EA3C2E">
      <w:pPr>
        <w:jc w:val="center"/>
        <w:rPr>
          <w:rFonts w:ascii="Times New Roman" w:hAnsi="Times New Roman" w:cs="Times New Roman"/>
          <w:b/>
          <w:bCs/>
          <w:sz w:val="32"/>
          <w:szCs w:val="32"/>
        </w:rPr>
      </w:pPr>
    </w:p>
    <w:p w14:paraId="4DC784E2" w14:textId="77777777" w:rsidR="00631310" w:rsidRDefault="00631310" w:rsidP="00EA3C2E">
      <w:pPr>
        <w:jc w:val="center"/>
        <w:rPr>
          <w:rFonts w:ascii="Times New Roman" w:hAnsi="Times New Roman" w:cs="Times New Roman"/>
          <w:b/>
          <w:bCs/>
          <w:sz w:val="32"/>
          <w:szCs w:val="32"/>
        </w:rPr>
      </w:pPr>
    </w:p>
    <w:p w14:paraId="44656E9C" w14:textId="77777777" w:rsidR="00631310" w:rsidRDefault="00631310" w:rsidP="00EA3C2E">
      <w:pPr>
        <w:jc w:val="center"/>
        <w:rPr>
          <w:rFonts w:ascii="Times New Roman" w:hAnsi="Times New Roman" w:cs="Times New Roman"/>
          <w:b/>
          <w:bCs/>
          <w:sz w:val="32"/>
          <w:szCs w:val="32"/>
        </w:rPr>
      </w:pPr>
    </w:p>
    <w:p w14:paraId="018ACE93" w14:textId="77777777" w:rsidR="00631310" w:rsidRDefault="00631310" w:rsidP="00EA3C2E">
      <w:pPr>
        <w:jc w:val="center"/>
        <w:rPr>
          <w:rFonts w:ascii="Times New Roman" w:hAnsi="Times New Roman" w:cs="Times New Roman"/>
          <w:b/>
          <w:bCs/>
          <w:sz w:val="32"/>
          <w:szCs w:val="32"/>
        </w:rPr>
      </w:pPr>
    </w:p>
    <w:p w14:paraId="7F54BD98" w14:textId="77777777" w:rsidR="00631310" w:rsidRDefault="00631310" w:rsidP="00EA3C2E">
      <w:pPr>
        <w:jc w:val="center"/>
        <w:rPr>
          <w:rFonts w:ascii="Times New Roman" w:hAnsi="Times New Roman" w:cs="Times New Roman"/>
          <w:b/>
          <w:bCs/>
          <w:sz w:val="32"/>
          <w:szCs w:val="32"/>
        </w:rPr>
      </w:pPr>
    </w:p>
    <w:p w14:paraId="53EE2303" w14:textId="77777777" w:rsidR="00631310" w:rsidRDefault="00631310" w:rsidP="00EA3C2E">
      <w:pPr>
        <w:jc w:val="center"/>
        <w:rPr>
          <w:rFonts w:ascii="Times New Roman" w:hAnsi="Times New Roman" w:cs="Times New Roman"/>
          <w:b/>
          <w:bCs/>
          <w:sz w:val="32"/>
          <w:szCs w:val="32"/>
        </w:rPr>
      </w:pPr>
    </w:p>
    <w:p w14:paraId="3E64ED5F" w14:textId="77777777" w:rsidR="00631310" w:rsidRDefault="00631310" w:rsidP="00EA3C2E">
      <w:pPr>
        <w:jc w:val="center"/>
        <w:rPr>
          <w:rFonts w:ascii="Times New Roman" w:hAnsi="Times New Roman" w:cs="Times New Roman"/>
          <w:b/>
          <w:bCs/>
          <w:sz w:val="32"/>
          <w:szCs w:val="32"/>
        </w:rPr>
      </w:pPr>
    </w:p>
    <w:p w14:paraId="4A447A33" w14:textId="77777777" w:rsidR="00631310" w:rsidRDefault="00631310" w:rsidP="00EA3C2E">
      <w:pPr>
        <w:jc w:val="center"/>
        <w:rPr>
          <w:rFonts w:ascii="Times New Roman" w:hAnsi="Times New Roman" w:cs="Times New Roman"/>
          <w:b/>
          <w:bCs/>
          <w:sz w:val="32"/>
          <w:szCs w:val="32"/>
        </w:rPr>
      </w:pPr>
    </w:p>
    <w:p w14:paraId="5DDD516D" w14:textId="77777777" w:rsidR="00631310" w:rsidRDefault="00631310" w:rsidP="00EA3C2E">
      <w:pPr>
        <w:jc w:val="center"/>
        <w:rPr>
          <w:rFonts w:ascii="Times New Roman" w:hAnsi="Times New Roman" w:cs="Times New Roman"/>
          <w:b/>
          <w:bCs/>
          <w:sz w:val="32"/>
          <w:szCs w:val="32"/>
        </w:rPr>
      </w:pPr>
    </w:p>
    <w:p w14:paraId="4A44B2A7" w14:textId="77777777" w:rsidR="00E917C1" w:rsidRDefault="00E917C1" w:rsidP="00343D12">
      <w:pPr>
        <w:rPr>
          <w:rFonts w:ascii="Times New Roman" w:hAnsi="Times New Roman" w:cs="Times New Roman"/>
          <w:b/>
          <w:bCs/>
          <w:sz w:val="32"/>
          <w:szCs w:val="32"/>
        </w:rPr>
      </w:pPr>
    </w:p>
    <w:p w14:paraId="677238E2" w14:textId="77777777" w:rsidR="004E35E9" w:rsidRDefault="004E35E9" w:rsidP="00343D12">
      <w:pPr>
        <w:rPr>
          <w:rFonts w:ascii="Times New Roman" w:hAnsi="Times New Roman" w:cs="Times New Roman"/>
          <w:b/>
          <w:bCs/>
          <w:sz w:val="32"/>
          <w:szCs w:val="32"/>
        </w:rPr>
      </w:pPr>
    </w:p>
    <w:p w14:paraId="0F86B73C" w14:textId="77777777" w:rsidR="000F295F" w:rsidRDefault="000F295F" w:rsidP="00343D12">
      <w:pPr>
        <w:rPr>
          <w:rFonts w:ascii="Times New Roman" w:hAnsi="Times New Roman" w:cs="Times New Roman"/>
          <w:b/>
          <w:bCs/>
          <w:sz w:val="32"/>
          <w:szCs w:val="32"/>
        </w:rPr>
      </w:pPr>
    </w:p>
    <w:p w14:paraId="599FD8E2" w14:textId="760E39D4" w:rsidR="00EA3C2E" w:rsidRPr="00AC7006" w:rsidRDefault="004E35E9" w:rsidP="00EA3C2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w:t>
      </w:r>
      <w:proofErr w:type="gramStart"/>
      <w:r>
        <w:rPr>
          <w:rFonts w:ascii="Times New Roman" w:hAnsi="Times New Roman" w:cs="Times New Roman"/>
          <w:b/>
          <w:bCs/>
          <w:sz w:val="32"/>
          <w:szCs w:val="32"/>
        </w:rPr>
        <w:t>1 :</w:t>
      </w:r>
      <w:proofErr w:type="gramEnd"/>
      <w:r>
        <w:rPr>
          <w:rFonts w:ascii="Times New Roman" w:hAnsi="Times New Roman" w:cs="Times New Roman"/>
          <w:b/>
          <w:bCs/>
          <w:sz w:val="32"/>
          <w:szCs w:val="32"/>
        </w:rPr>
        <w:t xml:space="preserve"> Introduction</w:t>
      </w:r>
    </w:p>
    <w:p w14:paraId="64504DD6" w14:textId="6E1913E0" w:rsidR="00EA3C2E" w:rsidRPr="00AC7006" w:rsidRDefault="004E35E9" w:rsidP="00EA3C2E">
      <w:pPr>
        <w:jc w:val="both"/>
        <w:rPr>
          <w:rFonts w:ascii="Times New Roman" w:hAnsi="Times New Roman" w:cs="Times New Roman"/>
          <w:b/>
          <w:bCs/>
          <w:sz w:val="28"/>
          <w:szCs w:val="28"/>
        </w:rPr>
      </w:pPr>
      <w:r>
        <w:rPr>
          <w:rFonts w:ascii="Times New Roman" w:hAnsi="Times New Roman" w:cs="Times New Roman"/>
          <w:b/>
          <w:bCs/>
          <w:sz w:val="28"/>
          <w:szCs w:val="28"/>
        </w:rPr>
        <w:t>1.1 Background</w:t>
      </w:r>
    </w:p>
    <w:p w14:paraId="27422699"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In the last decade, podcasting has transformed from a simple audio format into a rich multimedia experience that combines sound and visuals. What began as an extension of radio has evolved into a powerful form of digital storytelling that reaches global audiences. The rise of video podcasts also known as "vodcasts," has changed how people consume news and information by adding visual context, facial expressions and on-screen graphics to support the spoken narrative.  </w:t>
      </w:r>
    </w:p>
    <w:p w14:paraId="2FCF71C2"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Unlike traditional print or television formats video podcasts offer flexibility, portability and intimacy. Audiences can watch or listen anytime whether while traveling, working or relaxing. This on-demand nature allows people to stay informed without being tied to fixed broadcast schedules.  </w:t>
      </w:r>
    </w:p>
    <w:p w14:paraId="444BDF77" w14:textId="38F08618"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The global video podcast industry began expanding rapidly after 2015, driven by affordable smartphones, faster internet and platforms like YouTube, Spotify Video and Apple Podcasts. According to the </w:t>
      </w:r>
      <w:r w:rsidRPr="008B5720">
        <w:rPr>
          <w:rFonts w:ascii="Times New Roman" w:hAnsi="Times New Roman" w:cs="Times New Roman"/>
          <w:b/>
          <w:bCs/>
          <w:sz w:val="24"/>
          <w:szCs w:val="24"/>
        </w:rPr>
        <w:t>Reuters Institute Digital News Report (2024)</w:t>
      </w:r>
      <w:r w:rsidRPr="00E7369C">
        <w:rPr>
          <w:rFonts w:ascii="Times New Roman" w:hAnsi="Times New Roman" w:cs="Times New Roman"/>
          <w:sz w:val="24"/>
          <w:szCs w:val="24"/>
        </w:rPr>
        <w:t xml:space="preserve"> over 45% of internet users worldwide now watch or listen to podcasts at least once a month. These podcasts now serve as major sources for news, education and public discussions, not just entertainment.  </w:t>
      </w:r>
    </w:p>
    <w:p w14:paraId="2DC8B6B7" w14:textId="1FF7A058"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In India, the popularity of podcasts, especially audio-video podcasts, surged after the COVID-19 pandemic. With physical interaction limited, people turned to digital media for connection and reliable information. Platforms like YouTube, Spotify and news organizations' official websites saw significant growth in podcast viewership from 2020 to 2024. India now ranks among the top five podcast markets globally, with millions engaging with news, politics, lifestyle and educational video podcasts.</w:t>
      </w:r>
    </w:p>
    <w:p w14:paraId="08166632"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Recognizing this trend major Indian media organizations like The Times of India and The Hindu began investing in news-based video podcasts. These podcasts combine professional journalism with visuals such as news clips, studio discussions and infographics to create a more immersive experience. This shift to </w:t>
      </w:r>
      <w:proofErr w:type="gramStart"/>
      <w:r w:rsidRPr="00E7369C">
        <w:rPr>
          <w:rFonts w:ascii="Times New Roman" w:hAnsi="Times New Roman" w:cs="Times New Roman"/>
          <w:sz w:val="24"/>
          <w:szCs w:val="24"/>
        </w:rPr>
        <w:t>video based</w:t>
      </w:r>
      <w:proofErr w:type="gramEnd"/>
      <w:r w:rsidRPr="00E7369C">
        <w:rPr>
          <w:rFonts w:ascii="Times New Roman" w:hAnsi="Times New Roman" w:cs="Times New Roman"/>
          <w:sz w:val="24"/>
          <w:szCs w:val="24"/>
        </w:rPr>
        <w:t xml:space="preserve"> storytelling marks a significant change in Indian journalism blending factual reporting with emotional and visual appeal.  </w:t>
      </w:r>
    </w:p>
    <w:p w14:paraId="5E5B4C3A"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Video podcast journalism offers unique advantages. It helps visual learners understand information better, allows journalists to present evidence or interviews and builds trust by showing the faces and expressions of presenters. For viewers, video podcasts feel more transparent and genuine than </w:t>
      </w:r>
      <w:proofErr w:type="spellStart"/>
      <w:r w:rsidRPr="00E7369C">
        <w:rPr>
          <w:rFonts w:ascii="Times New Roman" w:hAnsi="Times New Roman" w:cs="Times New Roman"/>
          <w:sz w:val="24"/>
          <w:szCs w:val="24"/>
        </w:rPr>
        <w:t>textbased</w:t>
      </w:r>
      <w:proofErr w:type="spellEnd"/>
      <w:r w:rsidRPr="00E7369C">
        <w:rPr>
          <w:rFonts w:ascii="Times New Roman" w:hAnsi="Times New Roman" w:cs="Times New Roman"/>
          <w:sz w:val="24"/>
          <w:szCs w:val="24"/>
        </w:rPr>
        <w:t xml:space="preserve"> articles. However, this shift also brings challenges such as maintaining journalistic accuracy, avoiding visual manipulation, and ensuring accessibility for audiences with slow internet.  </w:t>
      </w:r>
    </w:p>
    <w:p w14:paraId="6F883285"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The growing acceptance of video podcasts in India reflects a broader shift towards interactive, visual and personalized news experiences. This raises important questions: Are video podcasts merely another form of digital entertainment or are they changing how people understand and trust the news? This study aims to explore this by comparing the news video podcasts from The Times of India and The Hindu.  </w:t>
      </w:r>
    </w:p>
    <w:p w14:paraId="57071645"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lastRenderedPageBreak/>
        <w:t xml:space="preserve">Through this research the study seeks to understand how storytelling, tone, visuals, and delivery styles in these podcasts help build trust, engagement and comprehension among audiences. It also aims to uncover whether video podcasts are creating a new culture of news consumption in India.  </w:t>
      </w:r>
    </w:p>
    <w:p w14:paraId="223B6BE5" w14:textId="59965CA8" w:rsidR="00EA3C2E" w:rsidRPr="00AC7006" w:rsidRDefault="00E7369C" w:rsidP="00EA3C2E">
      <w:pPr>
        <w:jc w:val="both"/>
        <w:rPr>
          <w:rFonts w:ascii="Times New Roman" w:hAnsi="Times New Roman" w:cs="Times New Roman"/>
          <w:b/>
          <w:bCs/>
          <w:sz w:val="28"/>
          <w:szCs w:val="28"/>
        </w:rPr>
      </w:pPr>
      <w:r>
        <w:rPr>
          <w:rFonts w:ascii="Times New Roman" w:hAnsi="Times New Roman" w:cs="Times New Roman"/>
          <w:b/>
          <w:bCs/>
          <w:sz w:val="28"/>
          <w:szCs w:val="28"/>
        </w:rPr>
        <w:t>1.2</w:t>
      </w:r>
      <w:r w:rsidR="00EA3C2E" w:rsidRPr="00AC7006">
        <w:rPr>
          <w:rFonts w:ascii="Times New Roman" w:hAnsi="Times New Roman" w:cs="Times New Roman"/>
          <w:b/>
          <w:bCs/>
          <w:sz w:val="28"/>
          <w:szCs w:val="28"/>
        </w:rPr>
        <w:t xml:space="preserve"> </w:t>
      </w:r>
      <w:r>
        <w:rPr>
          <w:rFonts w:ascii="Times New Roman" w:hAnsi="Times New Roman" w:cs="Times New Roman"/>
          <w:b/>
          <w:bCs/>
          <w:sz w:val="28"/>
          <w:szCs w:val="28"/>
        </w:rPr>
        <w:t xml:space="preserve">Benefits and Challenges of Video Podcast </w:t>
      </w:r>
    </w:p>
    <w:p w14:paraId="0B006942"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Video podcast journalism combines audio storytelling with visual presentation, making news more engaging and relatable. The mix of voice, tone, facial expression and on-screen visuals helps audiences connect emotionally with the story. This format allows for flexibility, letting people watch or listen whenever they like and reaching those who prefer visual learning or multitasking while consuming news.  </w:t>
      </w:r>
    </w:p>
    <w:p w14:paraId="29D2BAE1"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One key benefit is transparency. Seeing the speaker's face and expressions fosters a sense of honesty and reliability. The visual context, such as charts, photos and short clips, makes complex topics easier to grasp. </w:t>
      </w:r>
      <w:proofErr w:type="gramStart"/>
      <w:r w:rsidRPr="00E7369C">
        <w:rPr>
          <w:rFonts w:ascii="Times New Roman" w:hAnsi="Times New Roman" w:cs="Times New Roman"/>
          <w:sz w:val="24"/>
          <w:szCs w:val="24"/>
        </w:rPr>
        <w:t>Additionally</w:t>
      </w:r>
      <w:proofErr w:type="gramEnd"/>
      <w:r w:rsidRPr="00E7369C">
        <w:rPr>
          <w:rFonts w:ascii="Times New Roman" w:hAnsi="Times New Roman" w:cs="Times New Roman"/>
          <w:sz w:val="24"/>
          <w:szCs w:val="24"/>
        </w:rPr>
        <w:t xml:space="preserve"> video podcasts encourage interaction and engagement through comments and social media.  </w:t>
      </w:r>
    </w:p>
    <w:p w14:paraId="48DEF59C" w14:textId="2E73FEFA" w:rsid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However, challenges exist. Producing video podcasts requires technical know-how, including editing, camera work and lighting. Poor production quality can harm credibility and engagement. Another concern is the risk of misinformation, as India still lacks strong guidelines and regulations for video podcast journalism. Balancing creativity in storytelling with factual reporting is a significant challenge for modern newsrooms.  </w:t>
      </w:r>
    </w:p>
    <w:p w14:paraId="25DBB672" w14:textId="186AAFCF" w:rsidR="00EA3C2E" w:rsidRPr="00AC7006" w:rsidRDefault="00E7369C" w:rsidP="00E7369C">
      <w:pPr>
        <w:jc w:val="both"/>
        <w:rPr>
          <w:rFonts w:ascii="Times New Roman" w:hAnsi="Times New Roman" w:cs="Times New Roman"/>
          <w:b/>
          <w:bCs/>
          <w:sz w:val="28"/>
          <w:szCs w:val="28"/>
        </w:rPr>
      </w:pPr>
      <w:r>
        <w:rPr>
          <w:rFonts w:ascii="Times New Roman" w:hAnsi="Times New Roman" w:cs="Times New Roman"/>
          <w:b/>
          <w:bCs/>
          <w:sz w:val="28"/>
          <w:szCs w:val="28"/>
        </w:rPr>
        <w:t>1.3 Pervasive Role of Video Podcast in News Consumption</w:t>
      </w:r>
      <w:r w:rsidR="00EA3C2E" w:rsidRPr="00AC7006">
        <w:rPr>
          <w:rFonts w:ascii="Times New Roman" w:hAnsi="Times New Roman" w:cs="Times New Roman"/>
          <w:b/>
          <w:bCs/>
          <w:sz w:val="28"/>
          <w:szCs w:val="28"/>
        </w:rPr>
        <w:t xml:space="preserve"> </w:t>
      </w:r>
    </w:p>
    <w:p w14:paraId="6D64F623"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Video podcasts have become a key part of people's digital habits. For many, watching a podcast episode on YouTube has replaced reading the morning newspaper or watching television bulletins. They offer in-depth discussions, visual explanations and human stories in a conversational style that feels more personal than traditional reporting.  </w:t>
      </w:r>
    </w:p>
    <w:p w14:paraId="55439D24"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Younger audiences, aged 18-35, often prefer video podcasts for their informal style and interactive presentation. Meanwhile older viewers appreciate the clarity and visual storytelling that help them grasp complex topics like the economy or politics. Thus, video podcasts bridge the generational gap in how Indians consume and interpret news.  </w:t>
      </w:r>
    </w:p>
    <w:p w14:paraId="1339A895" w14:textId="77777777" w:rsid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They also allow people to multitask listeners can engage while driving, cooking or exercising. This combination of flexibility, accessibility and emotional storytelling has made video podcasts one of the most inclusive and participatory forms of journalism today.  </w:t>
      </w:r>
    </w:p>
    <w:p w14:paraId="24E7477C" w14:textId="4646FDEB" w:rsidR="00EA3C2E" w:rsidRPr="00AC7006" w:rsidRDefault="00E7369C" w:rsidP="00E7369C">
      <w:pPr>
        <w:jc w:val="both"/>
        <w:rPr>
          <w:rFonts w:ascii="Times New Roman" w:hAnsi="Times New Roman" w:cs="Times New Roman"/>
          <w:b/>
          <w:bCs/>
          <w:sz w:val="28"/>
          <w:szCs w:val="28"/>
        </w:rPr>
      </w:pPr>
      <w:r>
        <w:rPr>
          <w:rFonts w:ascii="Times New Roman" w:hAnsi="Times New Roman" w:cs="Times New Roman"/>
          <w:b/>
          <w:bCs/>
          <w:sz w:val="28"/>
          <w:szCs w:val="28"/>
        </w:rPr>
        <w:t>1.4 Statement of the Problem</w:t>
      </w:r>
    </w:p>
    <w:p w14:paraId="7E1D0CE3"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Although video podcast journalism is growing rapidly in India, there is limited understanding of how it impacts audience trust, engagement and perception of credibility. It is unclear if audiences view these podcasts as reliable news sources or simply another form of entertainment.  </w:t>
      </w:r>
    </w:p>
    <w:p w14:paraId="0C416F40" w14:textId="3B845BDF" w:rsidR="00EA3C2E" w:rsidRPr="008070E1"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lastRenderedPageBreak/>
        <w:t xml:space="preserve">This study aims to address this gap by comparing the video podcasts of The Times of India and The Hindu, focusing on how they present stories, the tone of narration and how visual elements shape the viewer's sense of trust and understanding.  </w:t>
      </w:r>
    </w:p>
    <w:p w14:paraId="7EED0D1F" w14:textId="553C2F41" w:rsidR="00EA3C2E" w:rsidRPr="00AC7006" w:rsidRDefault="00E7369C" w:rsidP="00EA3C2E">
      <w:pPr>
        <w:jc w:val="both"/>
        <w:rPr>
          <w:rFonts w:ascii="Times New Roman" w:hAnsi="Times New Roman" w:cs="Times New Roman"/>
          <w:b/>
          <w:bCs/>
          <w:sz w:val="28"/>
          <w:szCs w:val="28"/>
        </w:rPr>
      </w:pPr>
      <w:r>
        <w:rPr>
          <w:rFonts w:ascii="Times New Roman" w:hAnsi="Times New Roman" w:cs="Times New Roman"/>
          <w:b/>
          <w:bCs/>
          <w:sz w:val="28"/>
          <w:szCs w:val="28"/>
        </w:rPr>
        <w:t>1.5 Significance of the Study</w:t>
      </w:r>
    </w:p>
    <w:p w14:paraId="1A57C34A"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This research is important because it will provide deeper insights into how storytelling, visuals and journalistic values work together in video podcast journalism. It will explore how different narrative techniques influence engagement, credibility and audience connection.  The findings will be valuable for:  </w:t>
      </w:r>
    </w:p>
    <w:p w14:paraId="33EBB358" w14:textId="21905A37" w:rsidR="00E7369C" w:rsidRPr="00F62055" w:rsidRDefault="00E7369C" w:rsidP="00F62055">
      <w:pPr>
        <w:pStyle w:val="ListParagraph"/>
        <w:numPr>
          <w:ilvl w:val="0"/>
          <w:numId w:val="72"/>
        </w:numPr>
        <w:jc w:val="both"/>
        <w:rPr>
          <w:rFonts w:ascii="Times New Roman" w:hAnsi="Times New Roman" w:cs="Times New Roman"/>
          <w:sz w:val="24"/>
          <w:szCs w:val="24"/>
        </w:rPr>
      </w:pPr>
      <w:r w:rsidRPr="00F62055">
        <w:rPr>
          <w:rFonts w:ascii="Times New Roman" w:hAnsi="Times New Roman" w:cs="Times New Roman"/>
          <w:sz w:val="24"/>
          <w:szCs w:val="24"/>
        </w:rPr>
        <w:t xml:space="preserve">Journalists: to understand how to tailor storytelling for visual podcasts.  </w:t>
      </w:r>
    </w:p>
    <w:p w14:paraId="744BF90D" w14:textId="7AEEB731" w:rsidR="00E7369C" w:rsidRPr="00F62055" w:rsidRDefault="00E7369C" w:rsidP="00F62055">
      <w:pPr>
        <w:pStyle w:val="ListParagraph"/>
        <w:numPr>
          <w:ilvl w:val="0"/>
          <w:numId w:val="72"/>
        </w:numPr>
        <w:jc w:val="both"/>
        <w:rPr>
          <w:rFonts w:ascii="Times New Roman" w:hAnsi="Times New Roman" w:cs="Times New Roman"/>
          <w:sz w:val="24"/>
          <w:szCs w:val="24"/>
        </w:rPr>
      </w:pPr>
      <w:r w:rsidRPr="00F62055">
        <w:rPr>
          <w:rFonts w:ascii="Times New Roman" w:hAnsi="Times New Roman" w:cs="Times New Roman"/>
          <w:sz w:val="24"/>
          <w:szCs w:val="24"/>
        </w:rPr>
        <w:t xml:space="preserve">Media organizations: to create more credible and appealing digital content.  </w:t>
      </w:r>
    </w:p>
    <w:p w14:paraId="219E6FDF" w14:textId="4593A814" w:rsidR="00E7369C" w:rsidRPr="00F62055" w:rsidRDefault="00E7369C" w:rsidP="00F62055">
      <w:pPr>
        <w:pStyle w:val="ListParagraph"/>
        <w:numPr>
          <w:ilvl w:val="0"/>
          <w:numId w:val="72"/>
        </w:numPr>
        <w:jc w:val="both"/>
        <w:rPr>
          <w:rFonts w:ascii="Times New Roman" w:hAnsi="Times New Roman" w:cs="Times New Roman"/>
          <w:sz w:val="24"/>
          <w:szCs w:val="24"/>
        </w:rPr>
      </w:pPr>
      <w:r w:rsidRPr="00F62055">
        <w:rPr>
          <w:rFonts w:ascii="Times New Roman" w:hAnsi="Times New Roman" w:cs="Times New Roman"/>
          <w:sz w:val="24"/>
          <w:szCs w:val="24"/>
        </w:rPr>
        <w:t xml:space="preserve">Educators and students: to learn how podcast journalism can fit into modern journalism curricula.  </w:t>
      </w:r>
    </w:p>
    <w:p w14:paraId="56367323" w14:textId="2A55F620" w:rsidR="00E7369C" w:rsidRPr="00F62055" w:rsidRDefault="00E7369C" w:rsidP="00F62055">
      <w:pPr>
        <w:pStyle w:val="ListParagraph"/>
        <w:numPr>
          <w:ilvl w:val="0"/>
          <w:numId w:val="72"/>
        </w:numPr>
        <w:jc w:val="both"/>
        <w:rPr>
          <w:rFonts w:ascii="Times New Roman" w:hAnsi="Times New Roman" w:cs="Times New Roman"/>
          <w:sz w:val="24"/>
          <w:szCs w:val="24"/>
        </w:rPr>
      </w:pPr>
      <w:r w:rsidRPr="00F62055">
        <w:rPr>
          <w:rFonts w:ascii="Times New Roman" w:hAnsi="Times New Roman" w:cs="Times New Roman"/>
          <w:sz w:val="24"/>
          <w:szCs w:val="24"/>
        </w:rPr>
        <w:t xml:space="preserve">Future researchers: to build on these findings for further studies on visual communication and digital media trust.  </w:t>
      </w:r>
    </w:p>
    <w:p w14:paraId="6FC1E31D" w14:textId="77777777" w:rsid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By comparing The Times of India and The Hindu, this study will reveal how traditional print media houses are turning into multimedia storytellers and how this change is shaping the future of journalism in India. </w:t>
      </w:r>
    </w:p>
    <w:p w14:paraId="6519E9AA" w14:textId="31C03118" w:rsidR="007C2EFA" w:rsidRPr="00AC7006" w:rsidRDefault="00E7369C" w:rsidP="00E7369C">
      <w:pPr>
        <w:jc w:val="both"/>
        <w:rPr>
          <w:rFonts w:ascii="Times New Roman" w:hAnsi="Times New Roman" w:cs="Times New Roman"/>
          <w:b/>
          <w:bCs/>
          <w:sz w:val="28"/>
          <w:szCs w:val="28"/>
        </w:rPr>
      </w:pPr>
      <w:r>
        <w:rPr>
          <w:rFonts w:ascii="Times New Roman" w:hAnsi="Times New Roman" w:cs="Times New Roman"/>
          <w:b/>
          <w:bCs/>
          <w:sz w:val="28"/>
          <w:szCs w:val="28"/>
        </w:rPr>
        <w:t>1.6 Research Questions</w:t>
      </w:r>
    </w:p>
    <w:p w14:paraId="7B494017" w14:textId="62C03493" w:rsidR="00E7369C" w:rsidRPr="00E7369C" w:rsidRDefault="00E7369C" w:rsidP="00E7369C">
      <w:pPr>
        <w:pStyle w:val="ListParagraph"/>
        <w:numPr>
          <w:ilvl w:val="0"/>
          <w:numId w:val="51"/>
        </w:numPr>
        <w:jc w:val="both"/>
        <w:rPr>
          <w:rFonts w:ascii="Times New Roman" w:hAnsi="Times New Roman" w:cs="Times New Roman"/>
          <w:sz w:val="24"/>
          <w:szCs w:val="24"/>
        </w:rPr>
      </w:pPr>
      <w:r w:rsidRPr="00E7369C">
        <w:rPr>
          <w:rFonts w:ascii="Times New Roman" w:hAnsi="Times New Roman" w:cs="Times New Roman"/>
          <w:sz w:val="24"/>
          <w:szCs w:val="24"/>
        </w:rPr>
        <w:t xml:space="preserve">How do the podcasts produced by The Times of India and The Hindu differ in content style, presentation, and storytelling techniques?  </w:t>
      </w:r>
    </w:p>
    <w:p w14:paraId="442CB016" w14:textId="24FF718D" w:rsidR="00E7369C" w:rsidRPr="00E7369C" w:rsidRDefault="00E7369C" w:rsidP="00E7369C">
      <w:pPr>
        <w:pStyle w:val="ListParagraph"/>
        <w:numPr>
          <w:ilvl w:val="0"/>
          <w:numId w:val="51"/>
        </w:numPr>
        <w:jc w:val="both"/>
        <w:rPr>
          <w:rFonts w:ascii="Times New Roman" w:hAnsi="Times New Roman" w:cs="Times New Roman"/>
          <w:sz w:val="24"/>
          <w:szCs w:val="24"/>
        </w:rPr>
      </w:pPr>
      <w:r w:rsidRPr="00E7369C">
        <w:rPr>
          <w:rFonts w:ascii="Times New Roman" w:hAnsi="Times New Roman" w:cs="Times New Roman"/>
          <w:sz w:val="24"/>
          <w:szCs w:val="24"/>
        </w:rPr>
        <w:t xml:space="preserve">How do The Times of India and The Hindu combine audio and video elements to deliver trustworthy and engaging news? </w:t>
      </w:r>
    </w:p>
    <w:p w14:paraId="6E592F44" w14:textId="54590D0E" w:rsidR="00E7369C" w:rsidRPr="00E7369C" w:rsidRDefault="00E7369C" w:rsidP="00E7369C">
      <w:pPr>
        <w:pStyle w:val="ListParagraph"/>
        <w:numPr>
          <w:ilvl w:val="0"/>
          <w:numId w:val="51"/>
        </w:numPr>
        <w:jc w:val="both"/>
        <w:rPr>
          <w:rFonts w:ascii="Times New Roman" w:hAnsi="Times New Roman" w:cs="Times New Roman"/>
          <w:sz w:val="24"/>
          <w:szCs w:val="24"/>
        </w:rPr>
      </w:pPr>
      <w:r w:rsidRPr="00E7369C">
        <w:rPr>
          <w:rFonts w:ascii="Times New Roman" w:hAnsi="Times New Roman" w:cs="Times New Roman"/>
          <w:sz w:val="24"/>
          <w:szCs w:val="24"/>
        </w:rPr>
        <w:t>To identify the audience needs and expectations to podcast.</w:t>
      </w:r>
    </w:p>
    <w:p w14:paraId="7FD63EFE" w14:textId="085E4C9A" w:rsidR="007C2EFA" w:rsidRPr="00AC7006" w:rsidRDefault="00E7369C" w:rsidP="00E7369C">
      <w:pPr>
        <w:jc w:val="both"/>
        <w:rPr>
          <w:rFonts w:ascii="Times New Roman" w:hAnsi="Times New Roman" w:cs="Times New Roman"/>
          <w:b/>
          <w:bCs/>
          <w:sz w:val="28"/>
          <w:szCs w:val="28"/>
        </w:rPr>
      </w:pPr>
      <w:r>
        <w:rPr>
          <w:rFonts w:ascii="Times New Roman" w:hAnsi="Times New Roman" w:cs="Times New Roman"/>
          <w:b/>
          <w:bCs/>
          <w:sz w:val="28"/>
          <w:szCs w:val="28"/>
        </w:rPr>
        <w:t xml:space="preserve">1.7 Research </w:t>
      </w:r>
      <w:proofErr w:type="spellStart"/>
      <w:r>
        <w:rPr>
          <w:rFonts w:ascii="Times New Roman" w:hAnsi="Times New Roman" w:cs="Times New Roman"/>
          <w:b/>
          <w:bCs/>
          <w:sz w:val="28"/>
          <w:szCs w:val="28"/>
        </w:rPr>
        <w:t>Obejective</w:t>
      </w:r>
      <w:proofErr w:type="spellEnd"/>
    </w:p>
    <w:p w14:paraId="78122455" w14:textId="693BC25B" w:rsidR="00E7369C" w:rsidRPr="00E7369C" w:rsidRDefault="00E7369C" w:rsidP="00E7369C">
      <w:pPr>
        <w:pStyle w:val="ListParagraph"/>
        <w:numPr>
          <w:ilvl w:val="1"/>
          <w:numId w:val="54"/>
        </w:numPr>
        <w:jc w:val="both"/>
        <w:rPr>
          <w:rFonts w:ascii="Times New Roman" w:hAnsi="Times New Roman" w:cs="Times New Roman"/>
          <w:sz w:val="24"/>
          <w:szCs w:val="24"/>
        </w:rPr>
      </w:pPr>
      <w:r w:rsidRPr="00E7369C">
        <w:rPr>
          <w:rFonts w:ascii="Times New Roman" w:hAnsi="Times New Roman" w:cs="Times New Roman"/>
          <w:sz w:val="24"/>
          <w:szCs w:val="24"/>
        </w:rPr>
        <w:t xml:space="preserve">To compare the content structure, storytelling techniques and presentation styles used by The Times of India and The Hindu in their podcast programs.  </w:t>
      </w:r>
    </w:p>
    <w:p w14:paraId="657393A8" w14:textId="349C0210" w:rsidR="00343D12" w:rsidRPr="00343D12" w:rsidRDefault="00E7369C" w:rsidP="00E7369C">
      <w:pPr>
        <w:pStyle w:val="ListParagraph"/>
        <w:numPr>
          <w:ilvl w:val="1"/>
          <w:numId w:val="54"/>
        </w:numPr>
        <w:jc w:val="both"/>
        <w:rPr>
          <w:rFonts w:ascii="Times New Roman" w:hAnsi="Times New Roman" w:cs="Times New Roman"/>
          <w:sz w:val="36"/>
          <w:szCs w:val="36"/>
        </w:rPr>
      </w:pPr>
      <w:r w:rsidRPr="00E7369C">
        <w:rPr>
          <w:rFonts w:ascii="Times New Roman" w:hAnsi="Times New Roman" w:cs="Times New Roman"/>
          <w:sz w:val="24"/>
          <w:szCs w:val="24"/>
        </w:rPr>
        <w:t xml:space="preserve">To analyse how the mix of audio narration and visuals affects audience engagement, understanding and trust.  </w:t>
      </w:r>
    </w:p>
    <w:p w14:paraId="1F011980" w14:textId="77777777" w:rsidR="00631310" w:rsidRDefault="00631310" w:rsidP="008070E1">
      <w:pPr>
        <w:rPr>
          <w:rFonts w:ascii="Times New Roman" w:hAnsi="Times New Roman" w:cs="Times New Roman"/>
          <w:b/>
          <w:bCs/>
          <w:sz w:val="32"/>
          <w:szCs w:val="32"/>
        </w:rPr>
      </w:pPr>
    </w:p>
    <w:p w14:paraId="6EFC2B5F" w14:textId="77777777" w:rsidR="008070E1" w:rsidRDefault="008070E1" w:rsidP="008070E1">
      <w:pPr>
        <w:rPr>
          <w:rFonts w:ascii="Times New Roman" w:hAnsi="Times New Roman" w:cs="Times New Roman"/>
          <w:b/>
          <w:bCs/>
          <w:sz w:val="32"/>
          <w:szCs w:val="32"/>
        </w:rPr>
      </w:pPr>
    </w:p>
    <w:p w14:paraId="7DC8E579" w14:textId="77777777" w:rsidR="00343D12" w:rsidRDefault="00343D12" w:rsidP="008070E1">
      <w:pPr>
        <w:rPr>
          <w:rFonts w:ascii="Times New Roman" w:hAnsi="Times New Roman" w:cs="Times New Roman"/>
          <w:b/>
          <w:bCs/>
          <w:sz w:val="32"/>
          <w:szCs w:val="32"/>
        </w:rPr>
      </w:pPr>
    </w:p>
    <w:p w14:paraId="021BAA94" w14:textId="77777777" w:rsidR="00343D12" w:rsidRDefault="00343D12" w:rsidP="008070E1">
      <w:pPr>
        <w:rPr>
          <w:rFonts w:ascii="Times New Roman" w:hAnsi="Times New Roman" w:cs="Times New Roman"/>
          <w:b/>
          <w:bCs/>
          <w:sz w:val="32"/>
          <w:szCs w:val="32"/>
        </w:rPr>
      </w:pPr>
    </w:p>
    <w:p w14:paraId="0DE0F905" w14:textId="77777777" w:rsidR="00343D12" w:rsidRDefault="00343D12" w:rsidP="008070E1">
      <w:pPr>
        <w:rPr>
          <w:rFonts w:ascii="Times New Roman" w:hAnsi="Times New Roman" w:cs="Times New Roman"/>
          <w:b/>
          <w:bCs/>
          <w:sz w:val="32"/>
          <w:szCs w:val="32"/>
        </w:rPr>
      </w:pPr>
    </w:p>
    <w:p w14:paraId="4C0BC3DD" w14:textId="2CF66467" w:rsidR="00DA5709" w:rsidRPr="00AC7006" w:rsidRDefault="00E7369C" w:rsidP="0063131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2: Literature Review</w:t>
      </w:r>
    </w:p>
    <w:p w14:paraId="12F5EFBE" w14:textId="3C74BACA" w:rsidR="007C2EFA" w:rsidRPr="00AC7006" w:rsidRDefault="00E7369C" w:rsidP="007C2EFA">
      <w:pPr>
        <w:jc w:val="both"/>
        <w:rPr>
          <w:rFonts w:ascii="Times New Roman" w:hAnsi="Times New Roman" w:cs="Times New Roman"/>
          <w:b/>
          <w:bCs/>
          <w:sz w:val="28"/>
          <w:szCs w:val="28"/>
        </w:rPr>
      </w:pPr>
      <w:r>
        <w:rPr>
          <w:rFonts w:ascii="Times New Roman" w:hAnsi="Times New Roman" w:cs="Times New Roman"/>
          <w:b/>
          <w:bCs/>
          <w:sz w:val="28"/>
          <w:szCs w:val="28"/>
        </w:rPr>
        <w:t>2.1 The Role of Audio-Video Podcast in Connectivity and Community Building</w:t>
      </w:r>
      <w:r w:rsidR="007C2EFA" w:rsidRPr="00AC7006">
        <w:rPr>
          <w:rFonts w:ascii="Times New Roman" w:hAnsi="Times New Roman" w:cs="Times New Roman"/>
          <w:b/>
          <w:bCs/>
          <w:sz w:val="28"/>
          <w:szCs w:val="28"/>
        </w:rPr>
        <w:t xml:space="preserve"> </w:t>
      </w:r>
    </w:p>
    <w:p w14:paraId="217AC053" w14:textId="2C26D72C"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Podcasting has changed from being just audio to a platform for audio-visual storytelling. Listeners now not only hear but also see the expressions, gestures and visual cues of the speakers. According to </w:t>
      </w:r>
      <w:proofErr w:type="spellStart"/>
      <w:r w:rsidRPr="00F62055">
        <w:rPr>
          <w:rFonts w:ascii="Times New Roman" w:hAnsi="Times New Roman" w:cs="Times New Roman"/>
          <w:b/>
          <w:bCs/>
          <w:sz w:val="24"/>
          <w:szCs w:val="24"/>
        </w:rPr>
        <w:t>Llinares</w:t>
      </w:r>
      <w:proofErr w:type="spellEnd"/>
      <w:r w:rsidRPr="00F62055">
        <w:rPr>
          <w:rFonts w:ascii="Times New Roman" w:hAnsi="Times New Roman" w:cs="Times New Roman"/>
          <w:b/>
          <w:bCs/>
          <w:sz w:val="24"/>
          <w:szCs w:val="24"/>
        </w:rPr>
        <w:t>, Fox, and Berry (2018),</w:t>
      </w:r>
      <w:r w:rsidRPr="00E7369C">
        <w:rPr>
          <w:rFonts w:ascii="Times New Roman" w:hAnsi="Times New Roman" w:cs="Times New Roman"/>
          <w:sz w:val="24"/>
          <w:szCs w:val="24"/>
        </w:rPr>
        <w:t xml:space="preserve"> the immersive nature of podcasting helps audiences feel a personal connection with hosts. As video-integrated podcasts grow on platforms like YouTube and Spotify Video, this sense of closeness has increased.  </w:t>
      </w:r>
    </w:p>
    <w:p w14:paraId="7D30F95B" w14:textId="6007F3F5" w:rsidR="00E7369C" w:rsidRPr="00E7369C" w:rsidRDefault="00E7369C" w:rsidP="00E7369C">
      <w:pPr>
        <w:jc w:val="both"/>
        <w:rPr>
          <w:rFonts w:ascii="Times New Roman" w:hAnsi="Times New Roman" w:cs="Times New Roman"/>
          <w:sz w:val="24"/>
          <w:szCs w:val="24"/>
        </w:rPr>
      </w:pPr>
      <w:r w:rsidRPr="00F62055">
        <w:rPr>
          <w:rFonts w:ascii="Times New Roman" w:hAnsi="Times New Roman" w:cs="Times New Roman"/>
          <w:b/>
          <w:bCs/>
          <w:sz w:val="24"/>
          <w:szCs w:val="24"/>
        </w:rPr>
        <w:t>Markman (2012)</w:t>
      </w:r>
      <w:r w:rsidRPr="00E7369C">
        <w:rPr>
          <w:rFonts w:ascii="Times New Roman" w:hAnsi="Times New Roman" w:cs="Times New Roman"/>
          <w:sz w:val="24"/>
          <w:szCs w:val="24"/>
        </w:rPr>
        <w:t xml:space="preserve"> explains that podcasts help create communities around shared interests. Viewers often engage through comments, live chats and social media discussions, which traditional radio or print journalism did not allow. </w:t>
      </w:r>
      <w:r w:rsidRPr="00F62055">
        <w:rPr>
          <w:rFonts w:ascii="Times New Roman" w:hAnsi="Times New Roman" w:cs="Times New Roman"/>
          <w:b/>
          <w:bCs/>
          <w:sz w:val="24"/>
          <w:szCs w:val="24"/>
        </w:rPr>
        <w:t>Bonini (2015)</w:t>
      </w:r>
      <w:r w:rsidRPr="00E7369C">
        <w:rPr>
          <w:rFonts w:ascii="Times New Roman" w:hAnsi="Times New Roman" w:cs="Times New Roman"/>
          <w:sz w:val="24"/>
          <w:szCs w:val="24"/>
        </w:rPr>
        <w:t xml:space="preserve"> argues that this participatory environment has turned podcast listeners into active participants, influencing public conversations and trust.  </w:t>
      </w:r>
    </w:p>
    <w:p w14:paraId="601D508C" w14:textId="69196C4D" w:rsid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In India, </w:t>
      </w:r>
      <w:r w:rsidRPr="00F62055">
        <w:rPr>
          <w:rFonts w:ascii="Times New Roman" w:hAnsi="Times New Roman" w:cs="Times New Roman"/>
          <w:b/>
          <w:bCs/>
          <w:sz w:val="24"/>
          <w:szCs w:val="24"/>
        </w:rPr>
        <w:t>Sharma (2022)</w:t>
      </w:r>
      <w:r w:rsidRPr="00E7369C">
        <w:rPr>
          <w:rFonts w:ascii="Times New Roman" w:hAnsi="Times New Roman" w:cs="Times New Roman"/>
          <w:sz w:val="24"/>
          <w:szCs w:val="24"/>
        </w:rPr>
        <w:t xml:space="preserve"> found that video podcasts connect better with younger audiences who prefer visual interaction. Including facial expressions, graphics and on-screen data </w:t>
      </w:r>
      <w:proofErr w:type="gramStart"/>
      <w:r w:rsidRPr="00E7369C">
        <w:rPr>
          <w:rFonts w:ascii="Times New Roman" w:hAnsi="Times New Roman" w:cs="Times New Roman"/>
          <w:sz w:val="24"/>
          <w:szCs w:val="24"/>
        </w:rPr>
        <w:t>improves</w:t>
      </w:r>
      <w:proofErr w:type="gramEnd"/>
      <w:r w:rsidRPr="00E7369C">
        <w:rPr>
          <w:rFonts w:ascii="Times New Roman" w:hAnsi="Times New Roman" w:cs="Times New Roman"/>
          <w:sz w:val="24"/>
          <w:szCs w:val="24"/>
        </w:rPr>
        <w:t xml:space="preserve"> credibility and keeps attention. This shows how The Times of India and The Hindu use podcasts not just to report news, but also to create interactive communities of informed citizens.  </w:t>
      </w:r>
    </w:p>
    <w:p w14:paraId="6E688F07" w14:textId="17029548" w:rsidR="007C2EFA" w:rsidRPr="00AC7006" w:rsidRDefault="00E7369C" w:rsidP="00E7369C">
      <w:pPr>
        <w:jc w:val="both"/>
        <w:rPr>
          <w:rFonts w:ascii="Times New Roman" w:hAnsi="Times New Roman" w:cs="Times New Roman"/>
          <w:b/>
          <w:bCs/>
          <w:sz w:val="28"/>
          <w:szCs w:val="28"/>
        </w:rPr>
      </w:pPr>
      <w:r>
        <w:rPr>
          <w:rFonts w:ascii="Times New Roman" w:hAnsi="Times New Roman" w:cs="Times New Roman"/>
          <w:b/>
          <w:bCs/>
          <w:sz w:val="28"/>
          <w:szCs w:val="28"/>
        </w:rPr>
        <w:t>2.2 Audio-Video Podcast and Self-Identity Formation</w:t>
      </w:r>
      <w:r w:rsidR="007C2EFA" w:rsidRPr="00AC7006">
        <w:rPr>
          <w:rFonts w:ascii="Times New Roman" w:hAnsi="Times New Roman" w:cs="Times New Roman"/>
          <w:b/>
          <w:bCs/>
          <w:sz w:val="28"/>
          <w:szCs w:val="28"/>
        </w:rPr>
        <w:t xml:space="preserve"> </w:t>
      </w:r>
    </w:p>
    <w:p w14:paraId="286607A1" w14:textId="383ADBB9" w:rsidR="00E7369C" w:rsidRPr="00F62055" w:rsidRDefault="00E7369C" w:rsidP="00E7369C">
      <w:pPr>
        <w:jc w:val="both"/>
        <w:rPr>
          <w:rFonts w:ascii="Times New Roman" w:hAnsi="Times New Roman" w:cs="Times New Roman"/>
          <w:sz w:val="24"/>
          <w:szCs w:val="24"/>
        </w:rPr>
      </w:pPr>
      <w:r w:rsidRPr="00F62055">
        <w:rPr>
          <w:rFonts w:ascii="Times New Roman" w:hAnsi="Times New Roman" w:cs="Times New Roman"/>
          <w:b/>
          <w:bCs/>
          <w:sz w:val="24"/>
          <w:szCs w:val="24"/>
        </w:rPr>
        <w:t>Perks and Turner (2019)</w:t>
      </w:r>
      <w:r w:rsidRPr="00F62055">
        <w:rPr>
          <w:rFonts w:ascii="Times New Roman" w:hAnsi="Times New Roman" w:cs="Times New Roman"/>
          <w:sz w:val="24"/>
          <w:szCs w:val="24"/>
        </w:rPr>
        <w:t xml:space="preserve"> suggest that individuals often connect with hosts or topics of podcasts as part of their identity development. For instance, a viewer who follows podcasts about political analysis or environmental issues may start to align their values with those of the hosts. In audio-video formats, this connection deepens due to the visual intimacy—viewers can see real reactions, empathy and authenticity.  </w:t>
      </w:r>
    </w:p>
    <w:p w14:paraId="6D3F833A" w14:textId="450C0DF7" w:rsidR="00E7369C" w:rsidRPr="00F62055" w:rsidRDefault="00E7369C" w:rsidP="00E7369C">
      <w:pPr>
        <w:jc w:val="both"/>
        <w:rPr>
          <w:rFonts w:ascii="Times New Roman" w:hAnsi="Times New Roman" w:cs="Times New Roman"/>
          <w:sz w:val="24"/>
          <w:szCs w:val="24"/>
        </w:rPr>
      </w:pPr>
      <w:r w:rsidRPr="00F62055">
        <w:rPr>
          <w:rFonts w:ascii="Times New Roman" w:hAnsi="Times New Roman" w:cs="Times New Roman"/>
          <w:b/>
          <w:bCs/>
          <w:sz w:val="24"/>
          <w:szCs w:val="24"/>
        </w:rPr>
        <w:t>McHugh (2016)</w:t>
      </w:r>
      <w:r w:rsidRPr="00F62055">
        <w:rPr>
          <w:rFonts w:ascii="Times New Roman" w:hAnsi="Times New Roman" w:cs="Times New Roman"/>
          <w:sz w:val="24"/>
          <w:szCs w:val="24"/>
        </w:rPr>
        <w:t xml:space="preserve"> argues that visual storytelling adds emotional weight to journalism. Through body language, tone and settings, video podcasts make complex issues more relatable. For example, The Hindu’s explainer podcasts use visuals like maps or data charts to simplify complex news topics, while The Times of India’s conversational podcasts use informal visuals to make stories more relatable.  </w:t>
      </w:r>
    </w:p>
    <w:p w14:paraId="107D704F" w14:textId="77777777" w:rsidR="00E7369C" w:rsidRPr="00F62055" w:rsidRDefault="00E7369C" w:rsidP="00E7369C">
      <w:pPr>
        <w:jc w:val="both"/>
        <w:rPr>
          <w:rFonts w:ascii="Times New Roman" w:hAnsi="Times New Roman" w:cs="Times New Roman"/>
          <w:sz w:val="24"/>
          <w:szCs w:val="24"/>
        </w:rPr>
      </w:pPr>
      <w:r w:rsidRPr="00F62055">
        <w:rPr>
          <w:rFonts w:ascii="Times New Roman" w:hAnsi="Times New Roman" w:cs="Times New Roman"/>
          <w:b/>
          <w:bCs/>
          <w:sz w:val="24"/>
          <w:szCs w:val="24"/>
        </w:rPr>
        <w:t>Berry (2016)</w:t>
      </w:r>
      <w:r w:rsidRPr="00F62055">
        <w:rPr>
          <w:rFonts w:ascii="Times New Roman" w:hAnsi="Times New Roman" w:cs="Times New Roman"/>
          <w:sz w:val="24"/>
          <w:szCs w:val="24"/>
        </w:rPr>
        <w:t xml:space="preserve"> notes that this mixed storytelling helps audiences develop emotional ties, turning them into visual participants in news narratives.  </w:t>
      </w:r>
    </w:p>
    <w:p w14:paraId="0E7EF9DF" w14:textId="3613F07B" w:rsidR="007C2EFA" w:rsidRPr="00AC7006" w:rsidRDefault="00E7369C" w:rsidP="00E7369C">
      <w:pPr>
        <w:jc w:val="both"/>
        <w:rPr>
          <w:rFonts w:ascii="Times New Roman" w:hAnsi="Times New Roman" w:cs="Times New Roman"/>
          <w:b/>
          <w:bCs/>
          <w:sz w:val="28"/>
          <w:szCs w:val="28"/>
        </w:rPr>
      </w:pPr>
      <w:r>
        <w:rPr>
          <w:rFonts w:ascii="Times New Roman" w:hAnsi="Times New Roman" w:cs="Times New Roman"/>
          <w:b/>
          <w:bCs/>
          <w:sz w:val="28"/>
          <w:szCs w:val="28"/>
        </w:rPr>
        <w:t>2.3 Positive Effects on Learning, Awareness and News Literacy</w:t>
      </w:r>
      <w:r w:rsidR="007C2EFA" w:rsidRPr="00AC7006">
        <w:rPr>
          <w:rFonts w:ascii="Times New Roman" w:hAnsi="Times New Roman" w:cs="Times New Roman"/>
          <w:b/>
          <w:bCs/>
          <w:sz w:val="28"/>
          <w:szCs w:val="28"/>
        </w:rPr>
        <w:t xml:space="preserve"> </w:t>
      </w:r>
    </w:p>
    <w:p w14:paraId="5BF3496F" w14:textId="77777777" w:rsidR="00E7369C" w:rsidRPr="00E7369C" w:rsidRDefault="00E7369C" w:rsidP="00E7369C">
      <w:pPr>
        <w:jc w:val="both"/>
        <w:rPr>
          <w:rFonts w:ascii="Times New Roman" w:hAnsi="Times New Roman" w:cs="Times New Roman"/>
          <w:sz w:val="24"/>
          <w:szCs w:val="24"/>
        </w:rPr>
      </w:pPr>
      <w:r w:rsidRPr="00E7369C">
        <w:rPr>
          <w:rFonts w:ascii="Times New Roman" w:hAnsi="Times New Roman" w:cs="Times New Roman"/>
          <w:sz w:val="24"/>
          <w:szCs w:val="24"/>
        </w:rPr>
        <w:t xml:space="preserve">Podcasts are strong educational tools, and adding visuals boosts understanding. </w:t>
      </w:r>
      <w:r w:rsidRPr="00F62055">
        <w:rPr>
          <w:rFonts w:ascii="Times New Roman" w:hAnsi="Times New Roman" w:cs="Times New Roman"/>
          <w:b/>
          <w:bCs/>
          <w:sz w:val="24"/>
          <w:szCs w:val="24"/>
        </w:rPr>
        <w:t xml:space="preserve">The Pew Research </w:t>
      </w:r>
      <w:proofErr w:type="spellStart"/>
      <w:r w:rsidRPr="00F62055">
        <w:rPr>
          <w:rFonts w:ascii="Times New Roman" w:hAnsi="Times New Roman" w:cs="Times New Roman"/>
          <w:b/>
          <w:bCs/>
          <w:sz w:val="24"/>
          <w:szCs w:val="24"/>
        </w:rPr>
        <w:t>Center</w:t>
      </w:r>
      <w:proofErr w:type="spellEnd"/>
      <w:r w:rsidRPr="00F62055">
        <w:rPr>
          <w:rFonts w:ascii="Times New Roman" w:hAnsi="Times New Roman" w:cs="Times New Roman"/>
          <w:b/>
          <w:bCs/>
          <w:sz w:val="24"/>
          <w:szCs w:val="24"/>
        </w:rPr>
        <w:t xml:space="preserve"> (2023) </w:t>
      </w:r>
      <w:r w:rsidRPr="00E7369C">
        <w:rPr>
          <w:rFonts w:ascii="Times New Roman" w:hAnsi="Times New Roman" w:cs="Times New Roman"/>
          <w:sz w:val="24"/>
          <w:szCs w:val="24"/>
        </w:rPr>
        <w:t xml:space="preserve">reports that over 50% of global podcast audiences listen for educational or informative content. In India, </w:t>
      </w:r>
      <w:r w:rsidRPr="00F62055">
        <w:rPr>
          <w:rFonts w:ascii="Times New Roman" w:hAnsi="Times New Roman" w:cs="Times New Roman"/>
          <w:b/>
          <w:bCs/>
          <w:sz w:val="24"/>
          <w:szCs w:val="24"/>
        </w:rPr>
        <w:t>Kumar and Patel (2023)</w:t>
      </w:r>
      <w:r w:rsidRPr="00E7369C">
        <w:rPr>
          <w:rFonts w:ascii="Times New Roman" w:hAnsi="Times New Roman" w:cs="Times New Roman"/>
          <w:sz w:val="24"/>
          <w:szCs w:val="24"/>
        </w:rPr>
        <w:t xml:space="preserve"> found that both students and working professionals use podcasts to stay updated on current events while multitasking.  </w:t>
      </w:r>
    </w:p>
    <w:p w14:paraId="1F550C8E" w14:textId="7A809AB0" w:rsidR="00E7369C" w:rsidRPr="00E7369C" w:rsidRDefault="00E7369C" w:rsidP="00E7369C">
      <w:pPr>
        <w:jc w:val="both"/>
        <w:rPr>
          <w:rFonts w:ascii="Times New Roman" w:hAnsi="Times New Roman" w:cs="Times New Roman"/>
          <w:sz w:val="24"/>
          <w:szCs w:val="24"/>
        </w:rPr>
      </w:pPr>
      <w:r w:rsidRPr="00F62055">
        <w:rPr>
          <w:rFonts w:ascii="Times New Roman" w:hAnsi="Times New Roman" w:cs="Times New Roman"/>
          <w:b/>
          <w:bCs/>
          <w:sz w:val="24"/>
          <w:szCs w:val="24"/>
        </w:rPr>
        <w:t>Dual Coding Theory (</w:t>
      </w:r>
      <w:proofErr w:type="spellStart"/>
      <w:r w:rsidRPr="00F62055">
        <w:rPr>
          <w:rFonts w:ascii="Times New Roman" w:hAnsi="Times New Roman" w:cs="Times New Roman"/>
          <w:b/>
          <w:bCs/>
          <w:sz w:val="24"/>
          <w:szCs w:val="24"/>
        </w:rPr>
        <w:t>Paivio</w:t>
      </w:r>
      <w:proofErr w:type="spellEnd"/>
      <w:r w:rsidRPr="00F62055">
        <w:rPr>
          <w:rFonts w:ascii="Times New Roman" w:hAnsi="Times New Roman" w:cs="Times New Roman"/>
          <w:b/>
          <w:bCs/>
          <w:sz w:val="24"/>
          <w:szCs w:val="24"/>
        </w:rPr>
        <w:t>, 1971)</w:t>
      </w:r>
      <w:r w:rsidRPr="00E7369C">
        <w:rPr>
          <w:rFonts w:ascii="Times New Roman" w:hAnsi="Times New Roman" w:cs="Times New Roman"/>
          <w:sz w:val="24"/>
          <w:szCs w:val="24"/>
        </w:rPr>
        <w:t xml:space="preserve"> supports this idea, suggesting that information presented in audio and visual formats is easier to process and remember. Audio-video podcasts, therefore, </w:t>
      </w:r>
      <w:r w:rsidRPr="00E7369C">
        <w:rPr>
          <w:rFonts w:ascii="Times New Roman" w:hAnsi="Times New Roman" w:cs="Times New Roman"/>
          <w:sz w:val="24"/>
          <w:szCs w:val="24"/>
        </w:rPr>
        <w:lastRenderedPageBreak/>
        <w:t xml:space="preserve">enhance news literacy and retention of complex issues like politics, economics or climate change.  </w:t>
      </w:r>
    </w:p>
    <w:p w14:paraId="3EACB03E" w14:textId="77777777" w:rsidR="00E7369C" w:rsidRDefault="00E7369C" w:rsidP="00E7369C">
      <w:pPr>
        <w:jc w:val="both"/>
        <w:rPr>
          <w:rFonts w:ascii="Times New Roman" w:hAnsi="Times New Roman" w:cs="Times New Roman"/>
          <w:sz w:val="24"/>
          <w:szCs w:val="24"/>
        </w:rPr>
      </w:pPr>
      <w:r w:rsidRPr="00F62055">
        <w:rPr>
          <w:rFonts w:ascii="Times New Roman" w:hAnsi="Times New Roman" w:cs="Times New Roman"/>
          <w:b/>
          <w:bCs/>
          <w:sz w:val="24"/>
          <w:szCs w:val="24"/>
        </w:rPr>
        <w:t>The Reuters Institute Digital News Report (2024)</w:t>
      </w:r>
      <w:r w:rsidRPr="00E7369C">
        <w:rPr>
          <w:rFonts w:ascii="Times New Roman" w:hAnsi="Times New Roman" w:cs="Times New Roman"/>
          <w:sz w:val="24"/>
          <w:szCs w:val="24"/>
        </w:rPr>
        <w:t xml:space="preserve"> noted that audiences find video podcasts more trustworthy and engaging because visuals confirm authenticity, such as showing live sources, interviews, or locations. In India, both The Times of India and The Hindu use video cues to strengthen fact-based storytelling and avoid misinterpretation.  </w:t>
      </w:r>
    </w:p>
    <w:p w14:paraId="02BA4D06" w14:textId="4B0E83C1" w:rsidR="007C2EFA" w:rsidRPr="00AC7006" w:rsidRDefault="008B21A1" w:rsidP="00E7369C">
      <w:pPr>
        <w:jc w:val="both"/>
        <w:rPr>
          <w:rFonts w:ascii="Times New Roman" w:hAnsi="Times New Roman" w:cs="Times New Roman"/>
          <w:b/>
          <w:bCs/>
          <w:sz w:val="28"/>
          <w:szCs w:val="28"/>
        </w:rPr>
      </w:pPr>
      <w:r>
        <w:rPr>
          <w:rFonts w:ascii="Times New Roman" w:hAnsi="Times New Roman" w:cs="Times New Roman"/>
          <w:b/>
          <w:bCs/>
          <w:sz w:val="28"/>
          <w:szCs w:val="28"/>
        </w:rPr>
        <w:t>2.4 Negative Impacts and Challenges of Audio-Video Podcast</w:t>
      </w:r>
      <w:r w:rsidR="007C2EFA" w:rsidRPr="00AC7006">
        <w:rPr>
          <w:rFonts w:ascii="Times New Roman" w:hAnsi="Times New Roman" w:cs="Times New Roman"/>
          <w:b/>
          <w:bCs/>
          <w:sz w:val="28"/>
          <w:szCs w:val="28"/>
        </w:rPr>
        <w:t xml:space="preserve"> </w:t>
      </w:r>
    </w:p>
    <w:p w14:paraId="0C53C673"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Although audio-video podcasts offer many benefits, they also present challenges. </w:t>
      </w:r>
      <w:r w:rsidRPr="00F62055">
        <w:rPr>
          <w:rFonts w:ascii="Times New Roman" w:hAnsi="Times New Roman" w:cs="Times New Roman"/>
          <w:b/>
          <w:bCs/>
          <w:sz w:val="24"/>
          <w:szCs w:val="24"/>
        </w:rPr>
        <w:t>Spinelli and Dann (2019)</w:t>
      </w:r>
      <w:r w:rsidRPr="008B21A1">
        <w:rPr>
          <w:rFonts w:ascii="Times New Roman" w:hAnsi="Times New Roman" w:cs="Times New Roman"/>
          <w:sz w:val="24"/>
          <w:szCs w:val="24"/>
        </w:rPr>
        <w:t xml:space="preserve"> warn that as podcasting becomes more visual and commercial; there is a growing risk of prioritizing entertainment over reliability. </w:t>
      </w:r>
      <w:r w:rsidRPr="00F62055">
        <w:rPr>
          <w:rFonts w:ascii="Times New Roman" w:hAnsi="Times New Roman" w:cs="Times New Roman"/>
          <w:b/>
          <w:bCs/>
          <w:sz w:val="24"/>
          <w:szCs w:val="24"/>
        </w:rPr>
        <w:t>Berry (2016)</w:t>
      </w:r>
      <w:r w:rsidRPr="008B21A1">
        <w:rPr>
          <w:rFonts w:ascii="Times New Roman" w:hAnsi="Times New Roman" w:cs="Times New Roman"/>
          <w:sz w:val="24"/>
          <w:szCs w:val="24"/>
        </w:rPr>
        <w:t xml:space="preserve"> stresses the importance of maintaining journalistic ethics, especially since visuals can be manipulated to attract viewers.  </w:t>
      </w:r>
    </w:p>
    <w:p w14:paraId="04F0D038"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In India, </w:t>
      </w:r>
      <w:r w:rsidRPr="00F62055">
        <w:rPr>
          <w:rFonts w:ascii="Times New Roman" w:hAnsi="Times New Roman" w:cs="Times New Roman"/>
          <w:b/>
          <w:bCs/>
          <w:sz w:val="24"/>
          <w:szCs w:val="24"/>
        </w:rPr>
        <w:t>Sharma (2022)</w:t>
      </w:r>
      <w:r w:rsidRPr="008B21A1">
        <w:rPr>
          <w:rFonts w:ascii="Times New Roman" w:hAnsi="Times New Roman" w:cs="Times New Roman"/>
          <w:sz w:val="24"/>
          <w:szCs w:val="24"/>
        </w:rPr>
        <w:t xml:space="preserve"> notes that regulations for podcasts are still unclear. As YouTube-based podcasts become more popular, issues like copyright, misinformation and biased visual editing arise. Additionally, producing high-quality video podcasts requires better equipment, editing skills, and financial investment, making it tough for smaller or independent news outlets to compete.  </w:t>
      </w:r>
    </w:p>
    <w:p w14:paraId="4670D297" w14:textId="77777777" w:rsidR="008B21A1" w:rsidRDefault="008B21A1" w:rsidP="008B21A1">
      <w:pPr>
        <w:jc w:val="both"/>
        <w:rPr>
          <w:rFonts w:ascii="Times New Roman" w:hAnsi="Times New Roman" w:cs="Times New Roman"/>
          <w:sz w:val="24"/>
          <w:szCs w:val="24"/>
        </w:rPr>
      </w:pPr>
      <w:r w:rsidRPr="00F62055">
        <w:rPr>
          <w:rFonts w:ascii="Times New Roman" w:hAnsi="Times New Roman" w:cs="Times New Roman"/>
          <w:b/>
          <w:bCs/>
          <w:sz w:val="24"/>
          <w:szCs w:val="24"/>
        </w:rPr>
        <w:t>McClung and Johnson (2010</w:t>
      </w:r>
      <w:r w:rsidRPr="008B21A1">
        <w:rPr>
          <w:rFonts w:ascii="Times New Roman" w:hAnsi="Times New Roman" w:cs="Times New Roman"/>
          <w:sz w:val="24"/>
          <w:szCs w:val="24"/>
        </w:rPr>
        <w:t xml:space="preserve">) also observed that the constant stream of multimedia content can lead to audience fatigue, resulting in shorter attention spans over time.  </w:t>
      </w:r>
    </w:p>
    <w:p w14:paraId="3E029610" w14:textId="31353E3C" w:rsidR="007C2EFA" w:rsidRPr="00AC7006" w:rsidRDefault="008B21A1" w:rsidP="008B21A1">
      <w:pPr>
        <w:jc w:val="both"/>
        <w:rPr>
          <w:rFonts w:ascii="Times New Roman" w:hAnsi="Times New Roman" w:cs="Times New Roman"/>
          <w:b/>
          <w:bCs/>
          <w:sz w:val="28"/>
          <w:szCs w:val="28"/>
        </w:rPr>
      </w:pPr>
      <w:r>
        <w:rPr>
          <w:rFonts w:ascii="Times New Roman" w:hAnsi="Times New Roman" w:cs="Times New Roman"/>
          <w:b/>
          <w:bCs/>
          <w:sz w:val="28"/>
          <w:szCs w:val="28"/>
        </w:rPr>
        <w:t>2.5 Research Gap</w:t>
      </w:r>
      <w:r w:rsidR="007C2EFA" w:rsidRPr="00AC7006">
        <w:rPr>
          <w:rFonts w:ascii="Times New Roman" w:hAnsi="Times New Roman" w:cs="Times New Roman"/>
          <w:b/>
          <w:bCs/>
          <w:sz w:val="28"/>
          <w:szCs w:val="28"/>
        </w:rPr>
        <w:t xml:space="preserve"> </w:t>
      </w:r>
    </w:p>
    <w:p w14:paraId="59796380"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1. Most previous studies focus on educational or entertainment podcasts. Very few studies examine how podcasts affect news understanding, trust, and engagement among Indian listeners.  </w:t>
      </w:r>
    </w:p>
    <w:p w14:paraId="1932BE2F" w14:textId="77777777" w:rsid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2. There is limited research on Indian news podcasts, especially those produced by established newspapers. This study aims to fill that gap, highlighting how podcast journalism is reshaping digital news habits in India.  </w:t>
      </w:r>
    </w:p>
    <w:p w14:paraId="64614805" w14:textId="6CE78103" w:rsidR="00E97878" w:rsidRPr="00AC7006" w:rsidRDefault="008B21A1" w:rsidP="008B21A1">
      <w:pPr>
        <w:jc w:val="both"/>
        <w:rPr>
          <w:rFonts w:ascii="Times New Roman" w:hAnsi="Times New Roman" w:cs="Times New Roman"/>
          <w:b/>
          <w:bCs/>
          <w:sz w:val="28"/>
          <w:szCs w:val="28"/>
        </w:rPr>
      </w:pPr>
      <w:r>
        <w:rPr>
          <w:rFonts w:ascii="Times New Roman" w:hAnsi="Times New Roman" w:cs="Times New Roman"/>
          <w:b/>
          <w:bCs/>
          <w:sz w:val="28"/>
          <w:szCs w:val="28"/>
        </w:rPr>
        <w:t xml:space="preserve">2.6 Theoretical Framework </w:t>
      </w:r>
    </w:p>
    <w:p w14:paraId="3147DBBB"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This research is guided by three main communication theories, the Uses and Gratifications Theory, </w:t>
      </w:r>
      <w:r w:rsidRPr="00CB69E6">
        <w:rPr>
          <w:rFonts w:ascii="Times New Roman" w:hAnsi="Times New Roman" w:cs="Times New Roman"/>
          <w:b/>
          <w:bCs/>
          <w:sz w:val="24"/>
          <w:szCs w:val="24"/>
        </w:rPr>
        <w:t>Marshall McLuhan’s Media Theory</w:t>
      </w:r>
      <w:r w:rsidRPr="008B21A1">
        <w:rPr>
          <w:rFonts w:ascii="Times New Roman" w:hAnsi="Times New Roman" w:cs="Times New Roman"/>
          <w:sz w:val="24"/>
          <w:szCs w:val="24"/>
        </w:rPr>
        <w:t xml:space="preserve"> and the </w:t>
      </w:r>
      <w:r w:rsidRPr="00CB69E6">
        <w:rPr>
          <w:rFonts w:ascii="Times New Roman" w:hAnsi="Times New Roman" w:cs="Times New Roman"/>
          <w:b/>
          <w:bCs/>
          <w:sz w:val="24"/>
          <w:szCs w:val="24"/>
        </w:rPr>
        <w:t>Dual Coding Theory</w:t>
      </w:r>
      <w:r w:rsidRPr="008B21A1">
        <w:rPr>
          <w:rFonts w:ascii="Times New Roman" w:hAnsi="Times New Roman" w:cs="Times New Roman"/>
          <w:sz w:val="24"/>
          <w:szCs w:val="24"/>
        </w:rPr>
        <w:t>. These theories help explain why people choose to watch or listen to video podcasts, how they interpret the messages and how this form of media affects their understanding and engagement with news.</w:t>
      </w:r>
    </w:p>
    <w:p w14:paraId="2CC550A7" w14:textId="77777777" w:rsidR="008B21A1" w:rsidRPr="008B21A1" w:rsidRDefault="008B21A1" w:rsidP="008B21A1">
      <w:pPr>
        <w:jc w:val="both"/>
        <w:rPr>
          <w:rFonts w:ascii="Times New Roman" w:hAnsi="Times New Roman" w:cs="Times New Roman"/>
          <w:b/>
          <w:bCs/>
          <w:sz w:val="24"/>
          <w:szCs w:val="24"/>
        </w:rPr>
      </w:pPr>
      <w:r w:rsidRPr="008B21A1">
        <w:rPr>
          <w:rFonts w:ascii="Times New Roman" w:hAnsi="Times New Roman" w:cs="Times New Roman"/>
          <w:b/>
          <w:bCs/>
          <w:sz w:val="24"/>
          <w:szCs w:val="24"/>
        </w:rPr>
        <w:t>a. Uses and Gratifications Theory (</w:t>
      </w:r>
      <w:proofErr w:type="spellStart"/>
      <w:r w:rsidRPr="008B21A1">
        <w:rPr>
          <w:rFonts w:ascii="Times New Roman" w:hAnsi="Times New Roman" w:cs="Times New Roman"/>
          <w:b/>
          <w:bCs/>
          <w:sz w:val="24"/>
          <w:szCs w:val="24"/>
        </w:rPr>
        <w:t>Blumler</w:t>
      </w:r>
      <w:proofErr w:type="spellEnd"/>
      <w:r w:rsidRPr="008B21A1">
        <w:rPr>
          <w:rFonts w:ascii="Times New Roman" w:hAnsi="Times New Roman" w:cs="Times New Roman"/>
          <w:b/>
          <w:bCs/>
          <w:sz w:val="24"/>
          <w:szCs w:val="24"/>
        </w:rPr>
        <w:t xml:space="preserve"> &amp; Katz, 1974)</w:t>
      </w:r>
    </w:p>
    <w:p w14:paraId="28B3E798" w14:textId="32BB4999"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The Uses and Gratifications Theory </w:t>
      </w:r>
      <w:proofErr w:type="gramStart"/>
      <w:r w:rsidRPr="008B21A1">
        <w:rPr>
          <w:rFonts w:ascii="Times New Roman" w:hAnsi="Times New Roman" w:cs="Times New Roman"/>
          <w:sz w:val="24"/>
          <w:szCs w:val="24"/>
        </w:rPr>
        <w:t>focuses</w:t>
      </w:r>
      <w:proofErr w:type="gramEnd"/>
      <w:r w:rsidRPr="008B21A1">
        <w:rPr>
          <w:rFonts w:ascii="Times New Roman" w:hAnsi="Times New Roman" w:cs="Times New Roman"/>
          <w:sz w:val="24"/>
          <w:szCs w:val="24"/>
        </w:rPr>
        <w:t xml:space="preserve"> on what people do with media rather than what media does to them. It suggests that audiences are active users who select specific media formats to meet their personal needs such as information, entertainment, social interaction or emotional satisfaction. In the context of video podcasts, this theory explains why people prefer this medium over others. For example: Some people watch news podcasts to stay updated on </w:t>
      </w:r>
      <w:r w:rsidRPr="008B21A1">
        <w:rPr>
          <w:rFonts w:ascii="Times New Roman" w:hAnsi="Times New Roman" w:cs="Times New Roman"/>
          <w:sz w:val="24"/>
          <w:szCs w:val="24"/>
        </w:rPr>
        <w:lastRenderedPageBreak/>
        <w:t>current issues in a simple and conversational format. Others might be drawn to the host’s personality or storytelling style, which provides comfort, entertainment or a sense of belonging.</w:t>
      </w:r>
    </w:p>
    <w:p w14:paraId="18C86C4A" w14:textId="56034F91"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The visual aspect of video podcasts improves satisfaction because it builds authenticity and trust. Viewers can see the host’s expressions, gestures and tone, making the content feel more personal and reliable.</w:t>
      </w:r>
    </w:p>
    <w:p w14:paraId="5BEF23F4" w14:textId="77777777" w:rsidR="008B21A1" w:rsidRPr="008B21A1" w:rsidRDefault="008B21A1" w:rsidP="008B21A1">
      <w:pPr>
        <w:jc w:val="both"/>
        <w:rPr>
          <w:rFonts w:ascii="Times New Roman" w:hAnsi="Times New Roman" w:cs="Times New Roman"/>
          <w:b/>
          <w:bCs/>
          <w:sz w:val="24"/>
          <w:szCs w:val="24"/>
        </w:rPr>
      </w:pPr>
      <w:r w:rsidRPr="008B21A1">
        <w:rPr>
          <w:rFonts w:ascii="Times New Roman" w:hAnsi="Times New Roman" w:cs="Times New Roman"/>
          <w:b/>
          <w:bCs/>
          <w:sz w:val="24"/>
          <w:szCs w:val="24"/>
        </w:rPr>
        <w:t>Relation with the study:</w:t>
      </w:r>
    </w:p>
    <w:p w14:paraId="00433604" w14:textId="05F8A915"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This theory is directly connected to the study because it explores how and why audiences in India consume video podcasts like those from The Times of India and The Hindu. It helps understand what motivates people, whether it is trust, accessibility or entertainment and what kind of satisfaction they gain from consuming news in this format.</w:t>
      </w:r>
    </w:p>
    <w:p w14:paraId="2D7BD9EC" w14:textId="77777777" w:rsidR="008B21A1" w:rsidRPr="008B21A1" w:rsidRDefault="008B21A1" w:rsidP="008B21A1">
      <w:pPr>
        <w:jc w:val="both"/>
        <w:rPr>
          <w:rFonts w:ascii="Times New Roman" w:hAnsi="Times New Roman" w:cs="Times New Roman"/>
          <w:b/>
          <w:bCs/>
          <w:sz w:val="24"/>
          <w:szCs w:val="24"/>
        </w:rPr>
      </w:pPr>
      <w:r w:rsidRPr="008B21A1">
        <w:rPr>
          <w:rFonts w:ascii="Times New Roman" w:hAnsi="Times New Roman" w:cs="Times New Roman"/>
          <w:b/>
          <w:bCs/>
          <w:sz w:val="24"/>
          <w:szCs w:val="24"/>
        </w:rPr>
        <w:t>b. Marshall McLuhan’s Media Theory (“The Medium is the Message”) (1964)</w:t>
      </w:r>
    </w:p>
    <w:p w14:paraId="0363FB7F"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McLuhan’s famous idea, “The medium is the message” means that the form of communication is as important as the content itself. The medium shapes how the message is understood and experienced. In this research, video podcasts represent a new kind of medium that changes how audiences receive news. Unlike print or audio-only formats, video podcasts combine visual, auditory, and emotional elements. For example: A host’s facial expressions, tone or on-screen data visuals can make a story more impactful. The platform, like YouTube or Spotify Video, influences how people engage with the news through comments, likes, or recommendations. The format itself, including casual talk shows, expert interviews, or visual storytelling, transforms traditional journalism into a more interactive and immersive experience.</w:t>
      </w:r>
    </w:p>
    <w:p w14:paraId="2DB3E0F3" w14:textId="77777777" w:rsidR="008B21A1" w:rsidRPr="008B21A1" w:rsidRDefault="008B21A1" w:rsidP="008B21A1">
      <w:pPr>
        <w:jc w:val="both"/>
        <w:rPr>
          <w:rFonts w:ascii="Times New Roman" w:hAnsi="Times New Roman" w:cs="Times New Roman"/>
          <w:b/>
          <w:bCs/>
          <w:sz w:val="24"/>
          <w:szCs w:val="24"/>
        </w:rPr>
      </w:pPr>
      <w:r w:rsidRPr="008B21A1">
        <w:rPr>
          <w:rFonts w:ascii="Times New Roman" w:hAnsi="Times New Roman" w:cs="Times New Roman"/>
          <w:b/>
          <w:bCs/>
          <w:sz w:val="24"/>
          <w:szCs w:val="24"/>
        </w:rPr>
        <w:t>Relation with the study:</w:t>
      </w:r>
    </w:p>
    <w:p w14:paraId="68C98B63"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This theory supports the idea that video podcasts are reshaping modern journalism. It explains how the medium, video-based podcasts, changes the audience’s experience of news, making it more emotional, participatory, and visually engaging. The dissertation uses this theory to </w:t>
      </w:r>
      <w:proofErr w:type="spellStart"/>
      <w:r w:rsidRPr="008B21A1">
        <w:rPr>
          <w:rFonts w:ascii="Times New Roman" w:hAnsi="Times New Roman" w:cs="Times New Roman"/>
          <w:sz w:val="24"/>
          <w:szCs w:val="24"/>
        </w:rPr>
        <w:t>analyze</w:t>
      </w:r>
      <w:proofErr w:type="spellEnd"/>
      <w:r w:rsidRPr="008B21A1">
        <w:rPr>
          <w:rFonts w:ascii="Times New Roman" w:hAnsi="Times New Roman" w:cs="Times New Roman"/>
          <w:sz w:val="24"/>
          <w:szCs w:val="24"/>
        </w:rPr>
        <w:t xml:space="preserve"> how form and platform affect credibility and connection in digital news consumption.</w:t>
      </w:r>
    </w:p>
    <w:p w14:paraId="16F54F40" w14:textId="77777777" w:rsidR="008B21A1" w:rsidRPr="008B21A1" w:rsidRDefault="008B21A1" w:rsidP="008B21A1">
      <w:pPr>
        <w:jc w:val="both"/>
        <w:rPr>
          <w:rFonts w:ascii="Times New Roman" w:hAnsi="Times New Roman" w:cs="Times New Roman"/>
          <w:b/>
          <w:bCs/>
          <w:sz w:val="24"/>
          <w:szCs w:val="24"/>
        </w:rPr>
      </w:pPr>
      <w:r w:rsidRPr="008B21A1">
        <w:rPr>
          <w:rFonts w:ascii="Times New Roman" w:hAnsi="Times New Roman" w:cs="Times New Roman"/>
          <w:b/>
          <w:bCs/>
          <w:sz w:val="24"/>
          <w:szCs w:val="24"/>
        </w:rPr>
        <w:t>c. Dual Coding Theory (</w:t>
      </w:r>
      <w:proofErr w:type="spellStart"/>
      <w:r w:rsidRPr="008B21A1">
        <w:rPr>
          <w:rFonts w:ascii="Times New Roman" w:hAnsi="Times New Roman" w:cs="Times New Roman"/>
          <w:b/>
          <w:bCs/>
          <w:sz w:val="24"/>
          <w:szCs w:val="24"/>
        </w:rPr>
        <w:t>Paivio</w:t>
      </w:r>
      <w:proofErr w:type="spellEnd"/>
      <w:r w:rsidRPr="008B21A1">
        <w:rPr>
          <w:rFonts w:ascii="Times New Roman" w:hAnsi="Times New Roman" w:cs="Times New Roman"/>
          <w:b/>
          <w:bCs/>
          <w:sz w:val="24"/>
          <w:szCs w:val="24"/>
        </w:rPr>
        <w:t>, 1971)</w:t>
      </w:r>
    </w:p>
    <w:p w14:paraId="5BEE0E82" w14:textId="326556B5"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The Dual Coding Theory explains how people process information through two systems: verbal (language, speech) and non-verbal (images, visuals). When both systems are used together, information becomes easier to understand, remember and relate to. Video podcasts use this theory effectively because they combine: Verbal communication (the podcast host’s spoken explanations or interviews) and Visual elements (facial expressions, on-screen text, images or infographics). This combination helps audiences grasp complex topics easily, such as policy discussions, economic updates, or investigative reports, because visuals reinforce what they hear.</w:t>
      </w:r>
    </w:p>
    <w:p w14:paraId="56AF7D46" w14:textId="77777777" w:rsidR="008B21A1" w:rsidRPr="008B21A1" w:rsidRDefault="008B21A1" w:rsidP="008B21A1">
      <w:pPr>
        <w:jc w:val="both"/>
        <w:rPr>
          <w:rFonts w:ascii="Times New Roman" w:hAnsi="Times New Roman" w:cs="Times New Roman"/>
          <w:b/>
          <w:bCs/>
          <w:sz w:val="24"/>
          <w:szCs w:val="24"/>
        </w:rPr>
      </w:pPr>
      <w:r w:rsidRPr="008B21A1">
        <w:rPr>
          <w:rFonts w:ascii="Times New Roman" w:hAnsi="Times New Roman" w:cs="Times New Roman"/>
          <w:b/>
          <w:bCs/>
          <w:sz w:val="24"/>
          <w:szCs w:val="24"/>
        </w:rPr>
        <w:t>Relation with the study:</w:t>
      </w:r>
    </w:p>
    <w:p w14:paraId="2565BD6C"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This theory connects to the research by explaining why video podcasts are more effective than text or audio-only formats in delivering news. It helps understand how viewers process and </w:t>
      </w:r>
      <w:r w:rsidRPr="008B21A1">
        <w:rPr>
          <w:rFonts w:ascii="Times New Roman" w:hAnsi="Times New Roman" w:cs="Times New Roman"/>
          <w:sz w:val="24"/>
          <w:szCs w:val="24"/>
        </w:rPr>
        <w:lastRenderedPageBreak/>
        <w:t>retain information when they can both see and hear it. This supports the dissertation’s focus on how video podcasts improve understanding, engagement, and memory among audiences.</w:t>
      </w:r>
    </w:p>
    <w:p w14:paraId="4B20ADA7"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Together, these three theories provide a strong foundation for </w:t>
      </w:r>
      <w:proofErr w:type="spellStart"/>
      <w:r w:rsidRPr="008B21A1">
        <w:rPr>
          <w:rFonts w:ascii="Times New Roman" w:hAnsi="Times New Roman" w:cs="Times New Roman"/>
          <w:sz w:val="24"/>
          <w:szCs w:val="24"/>
        </w:rPr>
        <w:t>analyzing</w:t>
      </w:r>
      <w:proofErr w:type="spellEnd"/>
      <w:r w:rsidRPr="008B21A1">
        <w:rPr>
          <w:rFonts w:ascii="Times New Roman" w:hAnsi="Times New Roman" w:cs="Times New Roman"/>
          <w:sz w:val="24"/>
          <w:szCs w:val="24"/>
        </w:rPr>
        <w:t xml:space="preserve"> why people prefer video podcasts and how they experience them as a form of news consumption:</w:t>
      </w:r>
    </w:p>
    <w:p w14:paraId="3FB2BC34" w14:textId="5619CC0B" w:rsidR="008B21A1" w:rsidRPr="008B21A1" w:rsidRDefault="008B21A1" w:rsidP="008B21A1">
      <w:pPr>
        <w:pStyle w:val="ListParagraph"/>
        <w:numPr>
          <w:ilvl w:val="1"/>
          <w:numId w:val="58"/>
        </w:numPr>
        <w:jc w:val="both"/>
        <w:rPr>
          <w:rFonts w:ascii="Times New Roman" w:hAnsi="Times New Roman" w:cs="Times New Roman"/>
          <w:sz w:val="24"/>
          <w:szCs w:val="24"/>
        </w:rPr>
      </w:pPr>
      <w:r w:rsidRPr="008B21A1">
        <w:rPr>
          <w:rFonts w:ascii="Times New Roman" w:hAnsi="Times New Roman" w:cs="Times New Roman"/>
          <w:sz w:val="24"/>
          <w:szCs w:val="24"/>
        </w:rPr>
        <w:t xml:space="preserve">Uses and Gratifications Theory explains why audiences choose video podcasts and what needs they </w:t>
      </w:r>
      <w:proofErr w:type="spellStart"/>
      <w:r w:rsidRPr="008B21A1">
        <w:rPr>
          <w:rFonts w:ascii="Times New Roman" w:hAnsi="Times New Roman" w:cs="Times New Roman"/>
          <w:sz w:val="24"/>
          <w:szCs w:val="24"/>
        </w:rPr>
        <w:t>fulfill</w:t>
      </w:r>
      <w:proofErr w:type="spellEnd"/>
      <w:r w:rsidRPr="008B21A1">
        <w:rPr>
          <w:rFonts w:ascii="Times New Roman" w:hAnsi="Times New Roman" w:cs="Times New Roman"/>
          <w:sz w:val="24"/>
          <w:szCs w:val="24"/>
        </w:rPr>
        <w:t>.</w:t>
      </w:r>
    </w:p>
    <w:p w14:paraId="46EAFD3E" w14:textId="33D0BCAD" w:rsidR="008B21A1" w:rsidRPr="008B21A1" w:rsidRDefault="008B21A1" w:rsidP="008B21A1">
      <w:pPr>
        <w:pStyle w:val="ListParagraph"/>
        <w:numPr>
          <w:ilvl w:val="1"/>
          <w:numId w:val="58"/>
        </w:numPr>
        <w:jc w:val="both"/>
        <w:rPr>
          <w:rFonts w:ascii="Times New Roman" w:hAnsi="Times New Roman" w:cs="Times New Roman"/>
          <w:sz w:val="24"/>
          <w:szCs w:val="24"/>
        </w:rPr>
      </w:pPr>
      <w:r w:rsidRPr="008B21A1">
        <w:rPr>
          <w:rFonts w:ascii="Times New Roman" w:hAnsi="Times New Roman" w:cs="Times New Roman"/>
          <w:sz w:val="24"/>
          <w:szCs w:val="24"/>
        </w:rPr>
        <w:t>McLuhan’s Media Theory explains how the medium itself shapes audience perception.</w:t>
      </w:r>
    </w:p>
    <w:p w14:paraId="40021202" w14:textId="13B917EA" w:rsidR="008B21A1" w:rsidRPr="008B21A1" w:rsidRDefault="008B21A1" w:rsidP="008B21A1">
      <w:pPr>
        <w:pStyle w:val="ListParagraph"/>
        <w:numPr>
          <w:ilvl w:val="1"/>
          <w:numId w:val="58"/>
        </w:numPr>
        <w:jc w:val="both"/>
        <w:rPr>
          <w:rFonts w:ascii="Times New Roman" w:hAnsi="Times New Roman" w:cs="Times New Roman"/>
          <w:sz w:val="24"/>
          <w:szCs w:val="24"/>
        </w:rPr>
      </w:pPr>
      <w:r w:rsidRPr="008B21A1">
        <w:rPr>
          <w:rFonts w:ascii="Times New Roman" w:hAnsi="Times New Roman" w:cs="Times New Roman"/>
          <w:sz w:val="24"/>
          <w:szCs w:val="24"/>
        </w:rPr>
        <w:t>Dual Coding Theory explains why combining visual and auditory content improves learning and trust.</w:t>
      </w:r>
    </w:p>
    <w:p w14:paraId="2A79B271"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By applying these theories, this dissertation aims to understand the growing influence of video podcast journalism in shaping people’s habits, trust, and engagement with news in India.</w:t>
      </w:r>
    </w:p>
    <w:p w14:paraId="11271CF6" w14:textId="77777777" w:rsidR="00343D12" w:rsidRDefault="00343D12" w:rsidP="008B21A1">
      <w:pPr>
        <w:jc w:val="both"/>
        <w:rPr>
          <w:rFonts w:ascii="Times New Roman" w:hAnsi="Times New Roman" w:cs="Times New Roman"/>
          <w:b/>
          <w:bCs/>
          <w:sz w:val="32"/>
          <w:szCs w:val="32"/>
        </w:rPr>
      </w:pPr>
    </w:p>
    <w:p w14:paraId="164535BC" w14:textId="77777777" w:rsidR="00343D12" w:rsidRDefault="00343D12" w:rsidP="00343D12">
      <w:pPr>
        <w:jc w:val="center"/>
        <w:rPr>
          <w:rFonts w:ascii="Times New Roman" w:hAnsi="Times New Roman" w:cs="Times New Roman"/>
          <w:b/>
          <w:bCs/>
          <w:sz w:val="32"/>
          <w:szCs w:val="32"/>
        </w:rPr>
      </w:pPr>
    </w:p>
    <w:p w14:paraId="2A10B80B" w14:textId="77777777" w:rsidR="00343D12" w:rsidRDefault="00343D12" w:rsidP="00343D12">
      <w:pPr>
        <w:jc w:val="center"/>
        <w:rPr>
          <w:rFonts w:ascii="Times New Roman" w:hAnsi="Times New Roman" w:cs="Times New Roman"/>
          <w:b/>
          <w:bCs/>
          <w:sz w:val="32"/>
          <w:szCs w:val="32"/>
        </w:rPr>
      </w:pPr>
    </w:p>
    <w:p w14:paraId="39A5E80F" w14:textId="77777777" w:rsidR="00343D12" w:rsidRDefault="00343D12" w:rsidP="00343D12">
      <w:pPr>
        <w:jc w:val="center"/>
        <w:rPr>
          <w:rFonts w:ascii="Times New Roman" w:hAnsi="Times New Roman" w:cs="Times New Roman"/>
          <w:b/>
          <w:bCs/>
          <w:sz w:val="32"/>
          <w:szCs w:val="32"/>
        </w:rPr>
      </w:pPr>
    </w:p>
    <w:p w14:paraId="0268417E" w14:textId="77777777" w:rsidR="00343D12" w:rsidRDefault="00343D12" w:rsidP="00343D12">
      <w:pPr>
        <w:jc w:val="center"/>
        <w:rPr>
          <w:rFonts w:ascii="Times New Roman" w:hAnsi="Times New Roman" w:cs="Times New Roman"/>
          <w:b/>
          <w:bCs/>
          <w:sz w:val="32"/>
          <w:szCs w:val="32"/>
        </w:rPr>
      </w:pPr>
    </w:p>
    <w:p w14:paraId="019F4641" w14:textId="77777777" w:rsidR="00343D12" w:rsidRDefault="00343D12" w:rsidP="00343D12">
      <w:pPr>
        <w:jc w:val="center"/>
        <w:rPr>
          <w:rFonts w:ascii="Times New Roman" w:hAnsi="Times New Roman" w:cs="Times New Roman"/>
          <w:b/>
          <w:bCs/>
          <w:sz w:val="32"/>
          <w:szCs w:val="32"/>
        </w:rPr>
      </w:pPr>
    </w:p>
    <w:p w14:paraId="5E1542E3" w14:textId="77777777" w:rsidR="00343D12" w:rsidRDefault="00343D12" w:rsidP="00343D12">
      <w:pPr>
        <w:jc w:val="center"/>
        <w:rPr>
          <w:rFonts w:ascii="Times New Roman" w:hAnsi="Times New Roman" w:cs="Times New Roman"/>
          <w:b/>
          <w:bCs/>
          <w:sz w:val="32"/>
          <w:szCs w:val="32"/>
        </w:rPr>
      </w:pPr>
    </w:p>
    <w:p w14:paraId="436061C0" w14:textId="77777777" w:rsidR="00343D12" w:rsidRDefault="00343D12" w:rsidP="00343D12">
      <w:pPr>
        <w:jc w:val="center"/>
        <w:rPr>
          <w:rFonts w:ascii="Times New Roman" w:hAnsi="Times New Roman" w:cs="Times New Roman"/>
          <w:b/>
          <w:bCs/>
          <w:sz w:val="32"/>
          <w:szCs w:val="32"/>
        </w:rPr>
      </w:pPr>
    </w:p>
    <w:p w14:paraId="15A68D33" w14:textId="77777777" w:rsidR="00343D12" w:rsidRDefault="00343D12" w:rsidP="00343D12">
      <w:pPr>
        <w:jc w:val="center"/>
        <w:rPr>
          <w:rFonts w:ascii="Times New Roman" w:hAnsi="Times New Roman" w:cs="Times New Roman"/>
          <w:b/>
          <w:bCs/>
          <w:sz w:val="32"/>
          <w:szCs w:val="32"/>
        </w:rPr>
      </w:pPr>
    </w:p>
    <w:p w14:paraId="22C87DB9" w14:textId="77777777" w:rsidR="00343D12" w:rsidRDefault="00343D12" w:rsidP="00343D12">
      <w:pPr>
        <w:jc w:val="center"/>
        <w:rPr>
          <w:rFonts w:ascii="Times New Roman" w:hAnsi="Times New Roman" w:cs="Times New Roman"/>
          <w:b/>
          <w:bCs/>
          <w:sz w:val="32"/>
          <w:szCs w:val="32"/>
        </w:rPr>
      </w:pPr>
    </w:p>
    <w:p w14:paraId="117A1644" w14:textId="77777777" w:rsidR="00343D12" w:rsidRDefault="00343D12" w:rsidP="00343D12">
      <w:pPr>
        <w:jc w:val="center"/>
        <w:rPr>
          <w:rFonts w:ascii="Times New Roman" w:hAnsi="Times New Roman" w:cs="Times New Roman"/>
          <w:b/>
          <w:bCs/>
          <w:sz w:val="32"/>
          <w:szCs w:val="32"/>
        </w:rPr>
      </w:pPr>
    </w:p>
    <w:p w14:paraId="1BC36DFE" w14:textId="77777777" w:rsidR="00343D12" w:rsidRDefault="00343D12" w:rsidP="00343D12">
      <w:pPr>
        <w:jc w:val="center"/>
        <w:rPr>
          <w:rFonts w:ascii="Times New Roman" w:hAnsi="Times New Roman" w:cs="Times New Roman"/>
          <w:b/>
          <w:bCs/>
          <w:sz w:val="32"/>
          <w:szCs w:val="32"/>
        </w:rPr>
      </w:pPr>
    </w:p>
    <w:p w14:paraId="6ED03853" w14:textId="77777777" w:rsidR="00343D12" w:rsidRDefault="00343D12" w:rsidP="00343D12">
      <w:pPr>
        <w:jc w:val="center"/>
        <w:rPr>
          <w:rFonts w:ascii="Times New Roman" w:hAnsi="Times New Roman" w:cs="Times New Roman"/>
          <w:b/>
          <w:bCs/>
          <w:sz w:val="32"/>
          <w:szCs w:val="32"/>
        </w:rPr>
      </w:pPr>
    </w:p>
    <w:p w14:paraId="5D462B48" w14:textId="77777777" w:rsidR="00A86701" w:rsidRDefault="00A86701" w:rsidP="00343D12">
      <w:pPr>
        <w:jc w:val="center"/>
        <w:rPr>
          <w:rFonts w:ascii="Times New Roman" w:hAnsi="Times New Roman" w:cs="Times New Roman"/>
          <w:b/>
          <w:bCs/>
          <w:sz w:val="32"/>
          <w:szCs w:val="32"/>
        </w:rPr>
      </w:pPr>
    </w:p>
    <w:p w14:paraId="187AECA4" w14:textId="77777777" w:rsidR="00A86701" w:rsidRDefault="00A86701" w:rsidP="00343D12">
      <w:pPr>
        <w:jc w:val="center"/>
        <w:rPr>
          <w:rFonts w:ascii="Times New Roman" w:hAnsi="Times New Roman" w:cs="Times New Roman"/>
          <w:b/>
          <w:bCs/>
          <w:sz w:val="32"/>
          <w:szCs w:val="32"/>
        </w:rPr>
      </w:pPr>
    </w:p>
    <w:p w14:paraId="48C3DB6C" w14:textId="77777777" w:rsidR="008B21A1" w:rsidRDefault="008B21A1" w:rsidP="00343D12">
      <w:pPr>
        <w:jc w:val="center"/>
        <w:rPr>
          <w:rFonts w:ascii="Times New Roman" w:hAnsi="Times New Roman" w:cs="Times New Roman"/>
          <w:b/>
          <w:bCs/>
          <w:sz w:val="32"/>
          <w:szCs w:val="32"/>
        </w:rPr>
      </w:pPr>
    </w:p>
    <w:p w14:paraId="0F3BC6BB" w14:textId="77777777" w:rsidR="00A86701" w:rsidRDefault="00A86701" w:rsidP="00343D12">
      <w:pPr>
        <w:jc w:val="center"/>
        <w:rPr>
          <w:rFonts w:ascii="Times New Roman" w:hAnsi="Times New Roman" w:cs="Times New Roman"/>
          <w:b/>
          <w:bCs/>
          <w:sz w:val="32"/>
          <w:szCs w:val="32"/>
        </w:rPr>
      </w:pPr>
    </w:p>
    <w:p w14:paraId="6E5AB4C7" w14:textId="4B619BDA" w:rsidR="00343D12" w:rsidRPr="00AC7006" w:rsidRDefault="008B21A1" w:rsidP="00343D12">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Chapter 3: Research Methodology </w:t>
      </w:r>
    </w:p>
    <w:p w14:paraId="28D633F3" w14:textId="2176ACEA" w:rsidR="00343D12" w:rsidRPr="00AC7006" w:rsidRDefault="008B21A1" w:rsidP="00343D12">
      <w:pPr>
        <w:jc w:val="both"/>
        <w:rPr>
          <w:rFonts w:ascii="Times New Roman" w:hAnsi="Times New Roman" w:cs="Times New Roman"/>
          <w:b/>
          <w:bCs/>
          <w:sz w:val="28"/>
          <w:szCs w:val="28"/>
        </w:rPr>
      </w:pPr>
      <w:r>
        <w:rPr>
          <w:rFonts w:ascii="Times New Roman" w:hAnsi="Times New Roman" w:cs="Times New Roman"/>
          <w:b/>
          <w:bCs/>
          <w:sz w:val="28"/>
          <w:szCs w:val="28"/>
        </w:rPr>
        <w:t>3.1 Research Design</w:t>
      </w:r>
      <w:r w:rsidR="00343D12" w:rsidRPr="00AC7006">
        <w:rPr>
          <w:rFonts w:ascii="Times New Roman" w:hAnsi="Times New Roman" w:cs="Times New Roman"/>
          <w:b/>
          <w:bCs/>
          <w:sz w:val="28"/>
          <w:szCs w:val="28"/>
        </w:rPr>
        <w:t xml:space="preserve"> </w:t>
      </w:r>
    </w:p>
    <w:p w14:paraId="1BE55DB4"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This research uses a mixed-method approach that combines qualitative content analysis and quantitative surveys.  </w:t>
      </w:r>
    </w:p>
    <w:p w14:paraId="49487411"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 </w:t>
      </w:r>
      <w:r w:rsidRPr="008B21A1">
        <w:rPr>
          <w:rFonts w:ascii="Times New Roman" w:hAnsi="Times New Roman" w:cs="Times New Roman"/>
          <w:b/>
          <w:bCs/>
          <w:sz w:val="24"/>
          <w:szCs w:val="24"/>
        </w:rPr>
        <w:t>Qualitative Analysis:</w:t>
      </w:r>
      <w:r w:rsidRPr="008B21A1">
        <w:rPr>
          <w:rFonts w:ascii="Times New Roman" w:hAnsi="Times New Roman" w:cs="Times New Roman"/>
          <w:sz w:val="24"/>
          <w:szCs w:val="24"/>
        </w:rPr>
        <w:t xml:space="preserve"> The content analysis of The Times of India and The Hindu explores the stories, tone and emotion in their podcasts.  </w:t>
      </w:r>
    </w:p>
    <w:p w14:paraId="7B999A6C" w14:textId="77777777" w:rsidR="008B21A1" w:rsidRP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 </w:t>
      </w:r>
      <w:r w:rsidRPr="008B21A1">
        <w:rPr>
          <w:rFonts w:ascii="Times New Roman" w:hAnsi="Times New Roman" w:cs="Times New Roman"/>
          <w:b/>
          <w:bCs/>
          <w:sz w:val="24"/>
          <w:szCs w:val="24"/>
        </w:rPr>
        <w:t>Quantitative Analysis:</w:t>
      </w:r>
      <w:r w:rsidRPr="008B21A1">
        <w:rPr>
          <w:rFonts w:ascii="Times New Roman" w:hAnsi="Times New Roman" w:cs="Times New Roman"/>
          <w:sz w:val="24"/>
          <w:szCs w:val="24"/>
        </w:rPr>
        <w:t xml:space="preserve"> This part uses survey data to understand how people from different backgrounds engage with and perceive news podcasts.  </w:t>
      </w:r>
    </w:p>
    <w:p w14:paraId="779789F4" w14:textId="77777777" w:rsidR="008B21A1" w:rsidRDefault="008B21A1" w:rsidP="008B21A1">
      <w:pPr>
        <w:jc w:val="both"/>
        <w:rPr>
          <w:rFonts w:ascii="Times New Roman" w:hAnsi="Times New Roman" w:cs="Times New Roman"/>
          <w:sz w:val="24"/>
          <w:szCs w:val="24"/>
        </w:rPr>
      </w:pPr>
      <w:r w:rsidRPr="008B21A1">
        <w:rPr>
          <w:rFonts w:ascii="Times New Roman" w:hAnsi="Times New Roman" w:cs="Times New Roman"/>
          <w:sz w:val="24"/>
          <w:szCs w:val="24"/>
        </w:rPr>
        <w:t xml:space="preserve">The main goal is to understand how video podcasts influence people’s engagement with news, their learning habits and their trust in journalism. The quantitative part collects data from a large group through a structured questionnaire while the qualitative part gathers personal opinions and experiences to provide depth to the findings. The study aims to describe how and why people use audio-video podcasts, what motivates them and how this medium affects their understanding of information.  </w:t>
      </w:r>
    </w:p>
    <w:p w14:paraId="064E7CB5" w14:textId="2F6B7951" w:rsidR="003A7870" w:rsidRPr="00AC7006" w:rsidRDefault="008B21A1" w:rsidP="008B21A1">
      <w:pPr>
        <w:jc w:val="both"/>
        <w:rPr>
          <w:rFonts w:ascii="Times New Roman" w:hAnsi="Times New Roman" w:cs="Times New Roman"/>
          <w:b/>
          <w:bCs/>
          <w:sz w:val="28"/>
          <w:szCs w:val="28"/>
        </w:rPr>
      </w:pPr>
      <w:r>
        <w:rPr>
          <w:rFonts w:ascii="Times New Roman" w:hAnsi="Times New Roman" w:cs="Times New Roman"/>
          <w:b/>
          <w:bCs/>
          <w:sz w:val="28"/>
          <w:szCs w:val="28"/>
        </w:rPr>
        <w:t>3.2 Sampling Technique</w:t>
      </w:r>
      <w:r w:rsidR="003A7870" w:rsidRPr="00AC7006">
        <w:rPr>
          <w:rFonts w:ascii="Times New Roman" w:hAnsi="Times New Roman" w:cs="Times New Roman"/>
          <w:b/>
          <w:bCs/>
          <w:sz w:val="28"/>
          <w:szCs w:val="28"/>
        </w:rPr>
        <w:t xml:space="preserve"> </w:t>
      </w:r>
    </w:p>
    <w:p w14:paraId="74F7F7B9" w14:textId="77777777" w:rsidR="008B21A1" w:rsidRDefault="008B21A1" w:rsidP="003A7870">
      <w:pPr>
        <w:jc w:val="both"/>
        <w:rPr>
          <w:rFonts w:ascii="Times New Roman" w:hAnsi="Times New Roman" w:cs="Times New Roman"/>
          <w:sz w:val="24"/>
          <w:szCs w:val="24"/>
        </w:rPr>
      </w:pPr>
      <w:r w:rsidRPr="008B21A1">
        <w:rPr>
          <w:rFonts w:ascii="Times New Roman" w:hAnsi="Times New Roman" w:cs="Times New Roman"/>
          <w:sz w:val="24"/>
          <w:szCs w:val="24"/>
        </w:rPr>
        <w:t xml:space="preserve">Sampling technique refers to how a group of participants or materials is selected from a larger population for research. In this study, a mixed method approach was used with both quantitative and qualitative data. The quantitative part involved a public survey while the qualitative part involved content analysis of newspaper podcasts. The sampling technique was divided into four parts: sample universe, sample area, sampling method and sampling design.  </w:t>
      </w:r>
    </w:p>
    <w:p w14:paraId="4D77902C" w14:textId="5C1C7FF2" w:rsidR="003A7870" w:rsidRPr="008B21A1" w:rsidRDefault="008B21A1" w:rsidP="008B21A1">
      <w:pPr>
        <w:jc w:val="both"/>
        <w:rPr>
          <w:rFonts w:ascii="Times New Roman" w:hAnsi="Times New Roman" w:cs="Times New Roman"/>
          <w:b/>
          <w:bCs/>
          <w:sz w:val="24"/>
          <w:szCs w:val="24"/>
        </w:rPr>
      </w:pPr>
      <w:r>
        <w:rPr>
          <w:rFonts w:ascii="Times New Roman" w:hAnsi="Times New Roman" w:cs="Times New Roman"/>
          <w:b/>
          <w:bCs/>
          <w:sz w:val="24"/>
          <w:szCs w:val="24"/>
        </w:rPr>
        <w:t>a) Sample Universe</w:t>
      </w:r>
      <w:r w:rsidR="003A7870" w:rsidRPr="008B21A1">
        <w:rPr>
          <w:rFonts w:ascii="Times New Roman" w:hAnsi="Times New Roman" w:cs="Times New Roman"/>
          <w:b/>
          <w:bCs/>
          <w:sz w:val="24"/>
          <w:szCs w:val="24"/>
        </w:rPr>
        <w:t xml:space="preserve"> </w:t>
      </w:r>
    </w:p>
    <w:p w14:paraId="64144BD5"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The sample universe includes the entire population or group from which the research sample is drawn.  </w:t>
      </w:r>
    </w:p>
    <w:p w14:paraId="79AE1C57"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 xml:space="preserve">1. Universe for Quantitative Method:  </w:t>
      </w:r>
    </w:p>
    <w:p w14:paraId="27824060"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The quantitative part of this study included the general population from Chhattisgarh and Madhya Pradesh. These states were chosen for their increasing use of digital media and awareness of online journalism and podcasts. People from various age groups (18–50 years), professions, and educational backgrounds were included to ensure a balanced representation of listeners. The survey included 100 participants who were either active or occasional podcast listeners.  </w:t>
      </w:r>
    </w:p>
    <w:p w14:paraId="4AEC65A3"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 xml:space="preserve">2. Universe for Qualitative Method:  </w:t>
      </w:r>
    </w:p>
    <w:p w14:paraId="77EF81CA" w14:textId="6A03F1FC" w:rsidR="00DC6684" w:rsidRDefault="00D86A88" w:rsidP="00D86A88">
      <w:pPr>
        <w:jc w:val="both"/>
        <w:rPr>
          <w:rFonts w:ascii="Times New Roman" w:hAnsi="Times New Roman" w:cs="Times New Roman"/>
          <w:b/>
          <w:bCs/>
          <w:sz w:val="24"/>
          <w:szCs w:val="24"/>
        </w:rPr>
      </w:pPr>
      <w:r w:rsidRPr="00D86A88">
        <w:rPr>
          <w:rFonts w:ascii="Times New Roman" w:hAnsi="Times New Roman" w:cs="Times New Roman"/>
          <w:sz w:val="24"/>
          <w:szCs w:val="24"/>
        </w:rPr>
        <w:t xml:space="preserve">The qualitative part of the research focused on newspaper-based podcasts, specifically those produced by The Times of India and The Hindu. These two are among India’s leading national newspapers and have strong digital media presences. Their podcasts were chosen to </w:t>
      </w:r>
      <w:proofErr w:type="spellStart"/>
      <w:r w:rsidRPr="00D86A88">
        <w:rPr>
          <w:rFonts w:ascii="Times New Roman" w:hAnsi="Times New Roman" w:cs="Times New Roman"/>
          <w:sz w:val="24"/>
          <w:szCs w:val="24"/>
        </w:rPr>
        <w:t>analyze</w:t>
      </w:r>
      <w:proofErr w:type="spellEnd"/>
      <w:r w:rsidRPr="00D86A88">
        <w:rPr>
          <w:rFonts w:ascii="Times New Roman" w:hAnsi="Times New Roman" w:cs="Times New Roman"/>
          <w:sz w:val="24"/>
          <w:szCs w:val="24"/>
        </w:rPr>
        <w:t xml:space="preserve"> how traditional print journalism is evolving into audio-video formats.  </w:t>
      </w:r>
    </w:p>
    <w:p w14:paraId="753F24B8" w14:textId="77777777" w:rsidR="00D86A88" w:rsidRDefault="00D86A88" w:rsidP="003A7870">
      <w:pPr>
        <w:jc w:val="both"/>
        <w:rPr>
          <w:rFonts w:ascii="Times New Roman" w:hAnsi="Times New Roman" w:cs="Times New Roman"/>
          <w:b/>
          <w:bCs/>
          <w:sz w:val="24"/>
          <w:szCs w:val="24"/>
        </w:rPr>
      </w:pPr>
    </w:p>
    <w:p w14:paraId="101999A4" w14:textId="070E7EE3" w:rsidR="003A7870" w:rsidRPr="008070E1" w:rsidRDefault="00D86A88" w:rsidP="003A7870">
      <w:pPr>
        <w:jc w:val="both"/>
        <w:rPr>
          <w:rFonts w:ascii="Times New Roman" w:hAnsi="Times New Roman" w:cs="Times New Roman"/>
          <w:b/>
          <w:bCs/>
          <w:sz w:val="24"/>
          <w:szCs w:val="24"/>
        </w:rPr>
      </w:pPr>
      <w:r>
        <w:rPr>
          <w:rFonts w:ascii="Times New Roman" w:hAnsi="Times New Roman" w:cs="Times New Roman"/>
          <w:b/>
          <w:bCs/>
          <w:sz w:val="24"/>
          <w:szCs w:val="24"/>
        </w:rPr>
        <w:lastRenderedPageBreak/>
        <w:t>b) Sample Area</w:t>
      </w:r>
      <w:r w:rsidR="003A7870" w:rsidRPr="008070E1">
        <w:rPr>
          <w:rFonts w:ascii="Times New Roman" w:hAnsi="Times New Roman" w:cs="Times New Roman"/>
          <w:b/>
          <w:bCs/>
          <w:sz w:val="24"/>
          <w:szCs w:val="24"/>
        </w:rPr>
        <w:t xml:space="preserve">  </w:t>
      </w:r>
    </w:p>
    <w:p w14:paraId="6EF05DFD"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sample area is the specific geographical or institutional location from which data is collected.</w:t>
      </w:r>
    </w:p>
    <w:p w14:paraId="16529D63"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 xml:space="preserve">  1. Sample Area for Quantitative:  </w:t>
      </w:r>
    </w:p>
    <w:p w14:paraId="7A6C96C8"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Quantitative data was collected from two major cities: Bhopal (Madhya Pradesh) and Bilaspur (Chhattisgarh). These cities represent a mix of urban and semi-urban populations, where the use of digital media and smartphones is rapidly increasing. Collecting data from these areas provided insights into how people from different regions and backgrounds use and experience podcasts.  </w:t>
      </w:r>
    </w:p>
    <w:p w14:paraId="32E18339"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 xml:space="preserve">2. Sample Area for Qualitative:  </w:t>
      </w:r>
    </w:p>
    <w:p w14:paraId="60F41F5A" w14:textId="77777777" w:rsid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Qualitative data was collected from the official podcasts of The Times of India and The Hindu. A total of 03 podcast episodes from each publication (06 in total) were selected for detailed analysis. These episodes came from platforms like Spotify, YouTube and the newspapers’ official websites, covering themes such as current affairs, politics, health and social issues. This analysis helped compare the storytelling style, tone, news values and audience engagement techniques of each publication.  </w:t>
      </w:r>
    </w:p>
    <w:p w14:paraId="6E07DEF2" w14:textId="76F6CD6F" w:rsidR="003A7870" w:rsidRPr="008070E1" w:rsidRDefault="00D86A88" w:rsidP="00D86A88">
      <w:pPr>
        <w:jc w:val="both"/>
        <w:rPr>
          <w:rFonts w:ascii="Times New Roman" w:hAnsi="Times New Roman" w:cs="Times New Roman"/>
          <w:b/>
          <w:bCs/>
          <w:sz w:val="24"/>
          <w:szCs w:val="24"/>
        </w:rPr>
      </w:pPr>
      <w:r>
        <w:rPr>
          <w:rFonts w:ascii="Times New Roman" w:hAnsi="Times New Roman" w:cs="Times New Roman"/>
          <w:b/>
          <w:bCs/>
          <w:sz w:val="24"/>
          <w:szCs w:val="24"/>
        </w:rPr>
        <w:t xml:space="preserve">c) Sampling Method </w:t>
      </w:r>
    </w:p>
    <w:p w14:paraId="3D536866"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The sampling method defines how the participants or materials were chosen for the study.  </w:t>
      </w:r>
    </w:p>
    <w:p w14:paraId="43D8F3CF"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1. Sampling Method for Quantitative:  </w:t>
      </w:r>
    </w:p>
    <w:p w14:paraId="750E3578"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For the quantitative survey, purposive random sampling was used. Participants were intentionally chosen from people familiar with podcasts or who had access to digital media platforms, but selection within that group was random. A total of 100 respondents took part in the survey, representing a mix of students, working professionals, homemakers and business owners. This method ensured diversity in responses while focusing on individuals experienced with digital audio or video content.  </w:t>
      </w:r>
    </w:p>
    <w:p w14:paraId="3D2644AA"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2. Sampling Method for Qualitative:  </w:t>
      </w:r>
    </w:p>
    <w:p w14:paraId="667DFAA2" w14:textId="00250235" w:rsidR="00DC6684" w:rsidRDefault="00D86A88" w:rsidP="00D86A88">
      <w:pPr>
        <w:jc w:val="both"/>
        <w:rPr>
          <w:rFonts w:ascii="Times New Roman" w:hAnsi="Times New Roman" w:cs="Times New Roman"/>
          <w:b/>
          <w:bCs/>
          <w:sz w:val="24"/>
          <w:szCs w:val="24"/>
        </w:rPr>
      </w:pPr>
      <w:r w:rsidRPr="00D86A88">
        <w:rPr>
          <w:rFonts w:ascii="Times New Roman" w:hAnsi="Times New Roman" w:cs="Times New Roman"/>
          <w:sz w:val="24"/>
          <w:szCs w:val="24"/>
        </w:rPr>
        <w:t>For the qualitative part, purposive sampling was used. The podcasts of The Times of India and The Hindu were specifically selected for their consistent news production and popularity among Indian audiences. The focus was on understanding their journalistic style, narrative techniques and how they use voice, tone and visuals (in video podcasts) to build audience trust and engagement.</w:t>
      </w:r>
    </w:p>
    <w:p w14:paraId="7C0D1464" w14:textId="77777777" w:rsidR="00DC6684" w:rsidRDefault="00DC6684" w:rsidP="003A7870">
      <w:pPr>
        <w:jc w:val="both"/>
        <w:rPr>
          <w:rFonts w:ascii="Times New Roman" w:hAnsi="Times New Roman" w:cs="Times New Roman"/>
          <w:b/>
          <w:bCs/>
          <w:sz w:val="24"/>
          <w:szCs w:val="24"/>
        </w:rPr>
      </w:pPr>
    </w:p>
    <w:p w14:paraId="39352C41" w14:textId="77777777" w:rsidR="00D86A88" w:rsidRDefault="00D86A88" w:rsidP="003A7870">
      <w:pPr>
        <w:jc w:val="both"/>
        <w:rPr>
          <w:rFonts w:ascii="Times New Roman" w:hAnsi="Times New Roman" w:cs="Times New Roman"/>
          <w:b/>
          <w:bCs/>
          <w:sz w:val="24"/>
          <w:szCs w:val="24"/>
        </w:rPr>
      </w:pPr>
    </w:p>
    <w:p w14:paraId="4E34CC96" w14:textId="77777777" w:rsidR="00D86A88" w:rsidRDefault="00D86A88" w:rsidP="003A7870">
      <w:pPr>
        <w:jc w:val="both"/>
        <w:rPr>
          <w:rFonts w:ascii="Times New Roman" w:hAnsi="Times New Roman" w:cs="Times New Roman"/>
          <w:b/>
          <w:bCs/>
          <w:sz w:val="24"/>
          <w:szCs w:val="24"/>
        </w:rPr>
      </w:pPr>
    </w:p>
    <w:p w14:paraId="4C74332B" w14:textId="77777777" w:rsidR="00D86A88" w:rsidRDefault="00D86A88" w:rsidP="003A7870">
      <w:pPr>
        <w:jc w:val="both"/>
        <w:rPr>
          <w:rFonts w:ascii="Times New Roman" w:hAnsi="Times New Roman" w:cs="Times New Roman"/>
          <w:b/>
          <w:bCs/>
          <w:sz w:val="24"/>
          <w:szCs w:val="24"/>
        </w:rPr>
      </w:pPr>
    </w:p>
    <w:p w14:paraId="47E38205" w14:textId="0B1E7A55" w:rsidR="007A24AE" w:rsidRPr="008070E1" w:rsidRDefault="00D86A88" w:rsidP="003A7870">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d) Sampling Design </w:t>
      </w:r>
    </w:p>
    <w:p w14:paraId="40D629BC" w14:textId="657EBC87" w:rsidR="007A24AE" w:rsidRPr="008070E1" w:rsidRDefault="007A24AE" w:rsidP="007A24AE">
      <w:pPr>
        <w:jc w:val="both"/>
        <w:rPr>
          <w:rFonts w:ascii="Times New Roman" w:hAnsi="Times New Roman" w:cs="Times New Roman"/>
          <w:b/>
          <w:bCs/>
          <w:sz w:val="24"/>
          <w:szCs w:val="24"/>
        </w:rPr>
      </w:pPr>
      <w:r w:rsidRPr="008070E1">
        <w:rPr>
          <w:rFonts w:ascii="Times New Roman" w:hAnsi="Times New Roman" w:cs="Times New Roman"/>
          <w:b/>
          <w:bCs/>
          <w:sz w:val="24"/>
          <w:szCs w:val="24"/>
        </w:rPr>
        <w:t xml:space="preserve">1. Sampling </w:t>
      </w:r>
      <w:r w:rsidR="00051FF9" w:rsidRPr="008070E1">
        <w:rPr>
          <w:rFonts w:ascii="Times New Roman" w:hAnsi="Times New Roman" w:cs="Times New Roman"/>
          <w:b/>
          <w:bCs/>
          <w:sz w:val="24"/>
          <w:szCs w:val="24"/>
        </w:rPr>
        <w:t>D</w:t>
      </w:r>
      <w:r w:rsidRPr="008070E1">
        <w:rPr>
          <w:rFonts w:ascii="Times New Roman" w:hAnsi="Times New Roman" w:cs="Times New Roman"/>
          <w:b/>
          <w:bCs/>
          <w:sz w:val="24"/>
          <w:szCs w:val="24"/>
        </w:rPr>
        <w:t>esign</w:t>
      </w:r>
      <w:r w:rsidR="00631310" w:rsidRPr="008070E1">
        <w:rPr>
          <w:rFonts w:ascii="Times New Roman" w:hAnsi="Times New Roman" w:cs="Times New Roman"/>
          <w:b/>
          <w:bCs/>
          <w:sz w:val="24"/>
          <w:szCs w:val="24"/>
        </w:rPr>
        <w:t xml:space="preserve"> for Quantitative:</w:t>
      </w:r>
    </w:p>
    <w:tbl>
      <w:tblPr>
        <w:tblStyle w:val="TableGrid"/>
        <w:tblW w:w="0" w:type="auto"/>
        <w:tblLook w:val="04A0" w:firstRow="1" w:lastRow="0" w:firstColumn="1" w:lastColumn="0" w:noHBand="0" w:noVBand="1"/>
      </w:tblPr>
      <w:tblGrid>
        <w:gridCol w:w="2254"/>
        <w:gridCol w:w="2254"/>
        <w:gridCol w:w="2254"/>
      </w:tblGrid>
      <w:tr w:rsidR="008E550F" w:rsidRPr="008070E1" w14:paraId="0A32B66E" w14:textId="77777777" w:rsidTr="007A24AE">
        <w:tc>
          <w:tcPr>
            <w:tcW w:w="2254" w:type="dxa"/>
          </w:tcPr>
          <w:p w14:paraId="06563822" w14:textId="1074E504" w:rsidR="008E550F" w:rsidRPr="008070E1" w:rsidRDefault="008E550F" w:rsidP="007A24AE">
            <w:pPr>
              <w:jc w:val="both"/>
              <w:rPr>
                <w:rFonts w:ascii="Times New Roman" w:hAnsi="Times New Roman" w:cs="Times New Roman"/>
                <w:b/>
                <w:bCs/>
                <w:sz w:val="24"/>
                <w:szCs w:val="24"/>
              </w:rPr>
            </w:pPr>
            <w:r w:rsidRPr="008070E1">
              <w:rPr>
                <w:rFonts w:ascii="Times New Roman" w:hAnsi="Times New Roman" w:cs="Times New Roman"/>
                <w:b/>
                <w:bCs/>
                <w:sz w:val="24"/>
                <w:szCs w:val="24"/>
              </w:rPr>
              <w:t xml:space="preserve">              S.no</w:t>
            </w:r>
          </w:p>
        </w:tc>
        <w:tc>
          <w:tcPr>
            <w:tcW w:w="2254" w:type="dxa"/>
          </w:tcPr>
          <w:p w14:paraId="34B420C2" w14:textId="09347154" w:rsidR="008E550F" w:rsidRPr="008070E1" w:rsidRDefault="008E550F" w:rsidP="007A24AE">
            <w:pPr>
              <w:jc w:val="both"/>
              <w:rPr>
                <w:rFonts w:ascii="Times New Roman" w:hAnsi="Times New Roman" w:cs="Times New Roman"/>
                <w:b/>
                <w:bCs/>
                <w:sz w:val="24"/>
                <w:szCs w:val="24"/>
              </w:rPr>
            </w:pPr>
            <w:r w:rsidRPr="008070E1">
              <w:rPr>
                <w:rFonts w:ascii="Times New Roman" w:hAnsi="Times New Roman" w:cs="Times New Roman"/>
                <w:b/>
                <w:bCs/>
                <w:sz w:val="24"/>
                <w:szCs w:val="24"/>
              </w:rPr>
              <w:t xml:space="preserve">        Sample Type </w:t>
            </w:r>
          </w:p>
        </w:tc>
        <w:tc>
          <w:tcPr>
            <w:tcW w:w="2254" w:type="dxa"/>
          </w:tcPr>
          <w:p w14:paraId="7D5972FD" w14:textId="788C34C7" w:rsidR="008E550F" w:rsidRPr="008070E1" w:rsidRDefault="008E550F" w:rsidP="007A24AE">
            <w:pPr>
              <w:jc w:val="both"/>
              <w:rPr>
                <w:rFonts w:ascii="Times New Roman" w:hAnsi="Times New Roman" w:cs="Times New Roman"/>
                <w:b/>
                <w:bCs/>
                <w:sz w:val="24"/>
                <w:szCs w:val="24"/>
              </w:rPr>
            </w:pPr>
            <w:r w:rsidRPr="008070E1">
              <w:rPr>
                <w:rFonts w:ascii="Times New Roman" w:hAnsi="Times New Roman" w:cs="Times New Roman"/>
                <w:b/>
                <w:bCs/>
                <w:sz w:val="24"/>
                <w:szCs w:val="24"/>
              </w:rPr>
              <w:t xml:space="preserve">     Sample Number</w:t>
            </w:r>
          </w:p>
        </w:tc>
      </w:tr>
      <w:tr w:rsidR="008E550F" w:rsidRPr="008070E1" w14:paraId="52043669" w14:textId="77777777" w:rsidTr="007A24AE">
        <w:tc>
          <w:tcPr>
            <w:tcW w:w="2254" w:type="dxa"/>
          </w:tcPr>
          <w:p w14:paraId="568D5CB9" w14:textId="75B7F794"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 xml:space="preserve">                1</w:t>
            </w:r>
          </w:p>
        </w:tc>
        <w:tc>
          <w:tcPr>
            <w:tcW w:w="2254" w:type="dxa"/>
          </w:tcPr>
          <w:p w14:paraId="082AF8FB" w14:textId="2B0A16C6"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 xml:space="preserve">18-26 Age Group (College Students) </w:t>
            </w:r>
          </w:p>
        </w:tc>
        <w:tc>
          <w:tcPr>
            <w:tcW w:w="2254" w:type="dxa"/>
          </w:tcPr>
          <w:p w14:paraId="739E6B81" w14:textId="3342488B"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33</w:t>
            </w:r>
          </w:p>
        </w:tc>
      </w:tr>
      <w:tr w:rsidR="008E550F" w:rsidRPr="008070E1" w14:paraId="420E9559" w14:textId="77777777" w:rsidTr="007A24AE">
        <w:tc>
          <w:tcPr>
            <w:tcW w:w="2254" w:type="dxa"/>
          </w:tcPr>
          <w:p w14:paraId="06A8369C" w14:textId="2E16B3AB"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 xml:space="preserve">                2</w:t>
            </w:r>
          </w:p>
        </w:tc>
        <w:tc>
          <w:tcPr>
            <w:tcW w:w="2254" w:type="dxa"/>
          </w:tcPr>
          <w:p w14:paraId="7E43B7B0" w14:textId="20C97545"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30-45 Age Group (professionals)</w:t>
            </w:r>
          </w:p>
        </w:tc>
        <w:tc>
          <w:tcPr>
            <w:tcW w:w="2254" w:type="dxa"/>
          </w:tcPr>
          <w:p w14:paraId="06EAE3E9" w14:textId="7F304DC3"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33</w:t>
            </w:r>
          </w:p>
        </w:tc>
      </w:tr>
      <w:tr w:rsidR="008E550F" w:rsidRPr="008070E1" w14:paraId="163FFA1A" w14:textId="77777777" w:rsidTr="007A24AE">
        <w:tc>
          <w:tcPr>
            <w:tcW w:w="2254" w:type="dxa"/>
          </w:tcPr>
          <w:p w14:paraId="44844B2D" w14:textId="249F0B46"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 xml:space="preserve">                3</w:t>
            </w:r>
          </w:p>
        </w:tc>
        <w:tc>
          <w:tcPr>
            <w:tcW w:w="2254" w:type="dxa"/>
          </w:tcPr>
          <w:p w14:paraId="2244E101" w14:textId="1448F485"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Above 55 Age Group (senior Citizens)</w:t>
            </w:r>
          </w:p>
        </w:tc>
        <w:tc>
          <w:tcPr>
            <w:tcW w:w="2254" w:type="dxa"/>
          </w:tcPr>
          <w:p w14:paraId="4778AD2B" w14:textId="24F53BCC" w:rsidR="008E550F" w:rsidRPr="008070E1" w:rsidRDefault="008E550F" w:rsidP="007A24AE">
            <w:pPr>
              <w:jc w:val="both"/>
              <w:rPr>
                <w:rFonts w:ascii="Times New Roman" w:hAnsi="Times New Roman" w:cs="Times New Roman"/>
                <w:sz w:val="24"/>
                <w:szCs w:val="24"/>
              </w:rPr>
            </w:pPr>
            <w:r w:rsidRPr="008070E1">
              <w:rPr>
                <w:rFonts w:ascii="Times New Roman" w:hAnsi="Times New Roman" w:cs="Times New Roman"/>
                <w:sz w:val="24"/>
                <w:szCs w:val="24"/>
              </w:rPr>
              <w:t>34</w:t>
            </w:r>
          </w:p>
        </w:tc>
      </w:tr>
    </w:tbl>
    <w:p w14:paraId="69F23BE1" w14:textId="77777777" w:rsidR="007A24AE" w:rsidRPr="008070E1" w:rsidRDefault="007A24AE" w:rsidP="007A24AE">
      <w:pPr>
        <w:jc w:val="both"/>
        <w:rPr>
          <w:rFonts w:ascii="Times New Roman" w:hAnsi="Times New Roman" w:cs="Times New Roman"/>
          <w:b/>
          <w:bCs/>
          <w:sz w:val="24"/>
          <w:szCs w:val="24"/>
        </w:rPr>
      </w:pPr>
    </w:p>
    <w:p w14:paraId="2A1EA531" w14:textId="4B4065FC" w:rsidR="00051FF9" w:rsidRPr="008070E1" w:rsidRDefault="00051FF9" w:rsidP="00051FF9">
      <w:pPr>
        <w:jc w:val="both"/>
        <w:rPr>
          <w:rFonts w:ascii="Times New Roman" w:hAnsi="Times New Roman" w:cs="Times New Roman"/>
          <w:b/>
          <w:bCs/>
          <w:sz w:val="24"/>
          <w:szCs w:val="24"/>
        </w:rPr>
      </w:pPr>
      <w:r w:rsidRPr="008070E1">
        <w:rPr>
          <w:rFonts w:ascii="Times New Roman" w:hAnsi="Times New Roman" w:cs="Times New Roman"/>
          <w:b/>
          <w:bCs/>
          <w:sz w:val="24"/>
          <w:szCs w:val="24"/>
        </w:rPr>
        <w:t>2.</w:t>
      </w:r>
      <w:r w:rsidR="00631310" w:rsidRPr="008070E1">
        <w:rPr>
          <w:rFonts w:ascii="Times New Roman" w:hAnsi="Times New Roman" w:cs="Times New Roman"/>
          <w:b/>
          <w:bCs/>
          <w:sz w:val="24"/>
          <w:szCs w:val="24"/>
        </w:rPr>
        <w:t xml:space="preserve"> </w:t>
      </w:r>
      <w:r w:rsidRPr="008070E1">
        <w:rPr>
          <w:rFonts w:ascii="Times New Roman" w:hAnsi="Times New Roman" w:cs="Times New Roman"/>
          <w:b/>
          <w:bCs/>
          <w:sz w:val="24"/>
          <w:szCs w:val="24"/>
        </w:rPr>
        <w:t>Sampling Design</w:t>
      </w:r>
      <w:r w:rsidR="00631310" w:rsidRPr="008070E1">
        <w:rPr>
          <w:rFonts w:ascii="Times New Roman" w:hAnsi="Times New Roman" w:cs="Times New Roman"/>
          <w:b/>
          <w:bCs/>
          <w:sz w:val="24"/>
          <w:szCs w:val="24"/>
        </w:rPr>
        <w:t xml:space="preserve"> for Qualitative:</w:t>
      </w:r>
    </w:p>
    <w:tbl>
      <w:tblPr>
        <w:tblStyle w:val="TableGrid"/>
        <w:tblW w:w="0" w:type="auto"/>
        <w:tblLook w:val="04A0" w:firstRow="1" w:lastRow="0" w:firstColumn="1" w:lastColumn="0" w:noHBand="0" w:noVBand="1"/>
      </w:tblPr>
      <w:tblGrid>
        <w:gridCol w:w="2254"/>
        <w:gridCol w:w="2254"/>
        <w:gridCol w:w="2254"/>
        <w:gridCol w:w="2254"/>
      </w:tblGrid>
      <w:tr w:rsidR="00051FF9" w:rsidRPr="008070E1" w14:paraId="7258530F" w14:textId="77777777" w:rsidTr="00051FF9">
        <w:tc>
          <w:tcPr>
            <w:tcW w:w="2254" w:type="dxa"/>
          </w:tcPr>
          <w:p w14:paraId="328E4C2C" w14:textId="26875F02" w:rsidR="00051FF9" w:rsidRPr="008070E1" w:rsidRDefault="00051FF9" w:rsidP="00051FF9">
            <w:pPr>
              <w:jc w:val="both"/>
              <w:rPr>
                <w:rFonts w:ascii="Times New Roman" w:hAnsi="Times New Roman" w:cs="Times New Roman"/>
                <w:b/>
                <w:bCs/>
                <w:sz w:val="24"/>
                <w:szCs w:val="24"/>
              </w:rPr>
            </w:pPr>
            <w:r w:rsidRPr="008070E1">
              <w:rPr>
                <w:rFonts w:ascii="Times New Roman" w:hAnsi="Times New Roman" w:cs="Times New Roman"/>
                <w:b/>
                <w:bCs/>
                <w:sz w:val="24"/>
                <w:szCs w:val="24"/>
              </w:rPr>
              <w:t xml:space="preserve">             S.no</w:t>
            </w:r>
          </w:p>
        </w:tc>
        <w:tc>
          <w:tcPr>
            <w:tcW w:w="2254" w:type="dxa"/>
          </w:tcPr>
          <w:p w14:paraId="180D11A6" w14:textId="362B2BCA" w:rsidR="00051FF9" w:rsidRPr="008070E1" w:rsidRDefault="00051FF9" w:rsidP="00051FF9">
            <w:pPr>
              <w:jc w:val="both"/>
              <w:rPr>
                <w:rFonts w:ascii="Times New Roman" w:hAnsi="Times New Roman" w:cs="Times New Roman"/>
                <w:b/>
                <w:bCs/>
                <w:sz w:val="24"/>
                <w:szCs w:val="24"/>
              </w:rPr>
            </w:pPr>
            <w:r w:rsidRPr="008070E1">
              <w:rPr>
                <w:rFonts w:ascii="Times New Roman" w:hAnsi="Times New Roman" w:cs="Times New Roman"/>
                <w:b/>
                <w:bCs/>
                <w:sz w:val="24"/>
                <w:szCs w:val="24"/>
              </w:rPr>
              <w:t>Sample Type (Newspaper Podcast)</w:t>
            </w:r>
          </w:p>
        </w:tc>
        <w:tc>
          <w:tcPr>
            <w:tcW w:w="2254" w:type="dxa"/>
          </w:tcPr>
          <w:p w14:paraId="486AC2BA" w14:textId="2F06209F" w:rsidR="00051FF9" w:rsidRPr="008070E1" w:rsidRDefault="00051FF9" w:rsidP="00051FF9">
            <w:pPr>
              <w:jc w:val="both"/>
              <w:rPr>
                <w:rFonts w:ascii="Times New Roman" w:hAnsi="Times New Roman" w:cs="Times New Roman"/>
                <w:b/>
                <w:bCs/>
                <w:sz w:val="24"/>
                <w:szCs w:val="24"/>
              </w:rPr>
            </w:pPr>
            <w:r w:rsidRPr="008070E1">
              <w:rPr>
                <w:rFonts w:ascii="Times New Roman" w:hAnsi="Times New Roman" w:cs="Times New Roman"/>
                <w:b/>
                <w:bCs/>
                <w:sz w:val="24"/>
                <w:szCs w:val="24"/>
              </w:rPr>
              <w:t xml:space="preserve">   Sample Number</w:t>
            </w:r>
          </w:p>
        </w:tc>
        <w:tc>
          <w:tcPr>
            <w:tcW w:w="2254" w:type="dxa"/>
          </w:tcPr>
          <w:p w14:paraId="42BD46F7" w14:textId="16F3ED5D" w:rsidR="00051FF9" w:rsidRPr="008070E1" w:rsidRDefault="00051FF9" w:rsidP="00051FF9">
            <w:pPr>
              <w:jc w:val="both"/>
              <w:rPr>
                <w:rFonts w:ascii="Times New Roman" w:hAnsi="Times New Roman" w:cs="Times New Roman"/>
                <w:b/>
                <w:bCs/>
                <w:sz w:val="24"/>
                <w:szCs w:val="24"/>
              </w:rPr>
            </w:pPr>
            <w:r w:rsidRPr="008070E1">
              <w:rPr>
                <w:rFonts w:ascii="Times New Roman" w:hAnsi="Times New Roman" w:cs="Times New Roman"/>
                <w:b/>
                <w:bCs/>
                <w:sz w:val="24"/>
                <w:szCs w:val="24"/>
              </w:rPr>
              <w:t>Sample Result</w:t>
            </w:r>
          </w:p>
        </w:tc>
      </w:tr>
      <w:tr w:rsidR="00051FF9" w:rsidRPr="008070E1" w14:paraId="4E5FE64B" w14:textId="77777777" w:rsidTr="00051FF9">
        <w:tc>
          <w:tcPr>
            <w:tcW w:w="2254" w:type="dxa"/>
          </w:tcPr>
          <w:p w14:paraId="417764C7" w14:textId="16335902" w:rsidR="00051FF9"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 xml:space="preserve">                1</w:t>
            </w:r>
          </w:p>
        </w:tc>
        <w:tc>
          <w:tcPr>
            <w:tcW w:w="2254" w:type="dxa"/>
          </w:tcPr>
          <w:p w14:paraId="1C6209BA" w14:textId="3DEA910A" w:rsidR="00051FF9"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Times of India</w:t>
            </w:r>
          </w:p>
        </w:tc>
        <w:tc>
          <w:tcPr>
            <w:tcW w:w="2254" w:type="dxa"/>
          </w:tcPr>
          <w:p w14:paraId="781BD977" w14:textId="6516C1B3" w:rsidR="00051FF9" w:rsidRPr="008070E1" w:rsidRDefault="007C741B" w:rsidP="00051FF9">
            <w:pPr>
              <w:jc w:val="both"/>
              <w:rPr>
                <w:rFonts w:ascii="Times New Roman" w:hAnsi="Times New Roman" w:cs="Times New Roman"/>
                <w:sz w:val="24"/>
                <w:szCs w:val="24"/>
              </w:rPr>
            </w:pPr>
            <w:r w:rsidRPr="008070E1">
              <w:rPr>
                <w:rFonts w:ascii="Times New Roman" w:hAnsi="Times New Roman" w:cs="Times New Roman"/>
                <w:sz w:val="24"/>
                <w:szCs w:val="24"/>
              </w:rPr>
              <w:t>0</w:t>
            </w:r>
            <w:r w:rsidR="00BB63E2">
              <w:rPr>
                <w:rFonts w:ascii="Times New Roman" w:hAnsi="Times New Roman" w:cs="Times New Roman"/>
                <w:sz w:val="24"/>
                <w:szCs w:val="24"/>
              </w:rPr>
              <w:t>3</w:t>
            </w:r>
          </w:p>
        </w:tc>
        <w:tc>
          <w:tcPr>
            <w:tcW w:w="2254" w:type="dxa"/>
          </w:tcPr>
          <w:p w14:paraId="3A2FA7D9" w14:textId="79A9A1E9" w:rsidR="00051FF9"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Crime – 0</w:t>
            </w:r>
            <w:r w:rsidR="00BB63E2">
              <w:rPr>
                <w:rFonts w:ascii="Times New Roman" w:hAnsi="Times New Roman" w:cs="Times New Roman"/>
                <w:sz w:val="24"/>
                <w:szCs w:val="24"/>
              </w:rPr>
              <w:t>1</w:t>
            </w:r>
            <w:r w:rsidRPr="008070E1">
              <w:rPr>
                <w:rFonts w:ascii="Times New Roman" w:hAnsi="Times New Roman" w:cs="Times New Roman"/>
                <w:sz w:val="24"/>
                <w:szCs w:val="24"/>
              </w:rPr>
              <w:t xml:space="preserve"> </w:t>
            </w:r>
          </w:p>
          <w:p w14:paraId="5F72B393" w14:textId="78E50702" w:rsidR="00D76B5B"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 xml:space="preserve">Entertainment </w:t>
            </w:r>
            <w:r w:rsidR="007C741B" w:rsidRPr="008070E1">
              <w:rPr>
                <w:rFonts w:ascii="Times New Roman" w:hAnsi="Times New Roman" w:cs="Times New Roman"/>
                <w:sz w:val="24"/>
                <w:szCs w:val="24"/>
              </w:rPr>
              <w:t>–</w:t>
            </w:r>
            <w:r w:rsidRPr="008070E1">
              <w:rPr>
                <w:rFonts w:ascii="Times New Roman" w:hAnsi="Times New Roman" w:cs="Times New Roman"/>
                <w:sz w:val="24"/>
                <w:szCs w:val="24"/>
              </w:rPr>
              <w:t xml:space="preserve"> 0</w:t>
            </w:r>
            <w:r w:rsidR="00BB63E2">
              <w:rPr>
                <w:rFonts w:ascii="Times New Roman" w:hAnsi="Times New Roman" w:cs="Times New Roman"/>
                <w:sz w:val="24"/>
                <w:szCs w:val="24"/>
              </w:rPr>
              <w:t>2</w:t>
            </w:r>
          </w:p>
        </w:tc>
      </w:tr>
      <w:tr w:rsidR="00051FF9" w:rsidRPr="008070E1" w14:paraId="187A7294" w14:textId="77777777" w:rsidTr="00051FF9">
        <w:tc>
          <w:tcPr>
            <w:tcW w:w="2254" w:type="dxa"/>
          </w:tcPr>
          <w:p w14:paraId="5012A78F" w14:textId="7BDE45A7" w:rsidR="00051FF9"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 xml:space="preserve">                2</w:t>
            </w:r>
          </w:p>
        </w:tc>
        <w:tc>
          <w:tcPr>
            <w:tcW w:w="2254" w:type="dxa"/>
          </w:tcPr>
          <w:p w14:paraId="76B2EA65" w14:textId="2299D9DD" w:rsidR="00051FF9"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The Hindu</w:t>
            </w:r>
          </w:p>
        </w:tc>
        <w:tc>
          <w:tcPr>
            <w:tcW w:w="2254" w:type="dxa"/>
          </w:tcPr>
          <w:p w14:paraId="48D70F8A" w14:textId="0C119AEB" w:rsidR="00051FF9" w:rsidRPr="008070E1" w:rsidRDefault="007C741B" w:rsidP="00051FF9">
            <w:pPr>
              <w:jc w:val="both"/>
              <w:rPr>
                <w:rFonts w:ascii="Times New Roman" w:hAnsi="Times New Roman" w:cs="Times New Roman"/>
                <w:sz w:val="24"/>
                <w:szCs w:val="24"/>
              </w:rPr>
            </w:pPr>
            <w:r w:rsidRPr="008070E1">
              <w:rPr>
                <w:rFonts w:ascii="Times New Roman" w:hAnsi="Times New Roman" w:cs="Times New Roman"/>
                <w:sz w:val="24"/>
                <w:szCs w:val="24"/>
              </w:rPr>
              <w:t>0</w:t>
            </w:r>
            <w:r w:rsidR="00BB63E2">
              <w:rPr>
                <w:rFonts w:ascii="Times New Roman" w:hAnsi="Times New Roman" w:cs="Times New Roman"/>
                <w:sz w:val="24"/>
                <w:szCs w:val="24"/>
              </w:rPr>
              <w:t>3</w:t>
            </w:r>
          </w:p>
        </w:tc>
        <w:tc>
          <w:tcPr>
            <w:tcW w:w="2254" w:type="dxa"/>
          </w:tcPr>
          <w:p w14:paraId="7263A2E2" w14:textId="2178EC29" w:rsidR="00051FF9"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Crime – 0</w:t>
            </w:r>
            <w:r w:rsidR="00BB63E2">
              <w:rPr>
                <w:rFonts w:ascii="Times New Roman" w:hAnsi="Times New Roman" w:cs="Times New Roman"/>
                <w:sz w:val="24"/>
                <w:szCs w:val="24"/>
              </w:rPr>
              <w:t>1</w:t>
            </w:r>
          </w:p>
          <w:p w14:paraId="7D7BFBDE" w14:textId="627B0C4A" w:rsidR="00D76B5B" w:rsidRPr="008070E1" w:rsidRDefault="00D76B5B" w:rsidP="00051FF9">
            <w:pPr>
              <w:jc w:val="both"/>
              <w:rPr>
                <w:rFonts w:ascii="Times New Roman" w:hAnsi="Times New Roman" w:cs="Times New Roman"/>
                <w:sz w:val="24"/>
                <w:szCs w:val="24"/>
              </w:rPr>
            </w:pPr>
            <w:r w:rsidRPr="008070E1">
              <w:rPr>
                <w:rFonts w:ascii="Times New Roman" w:hAnsi="Times New Roman" w:cs="Times New Roman"/>
                <w:sz w:val="24"/>
                <w:szCs w:val="24"/>
              </w:rPr>
              <w:t>Entertainment - 0</w:t>
            </w:r>
            <w:r w:rsidR="00BB63E2">
              <w:rPr>
                <w:rFonts w:ascii="Times New Roman" w:hAnsi="Times New Roman" w:cs="Times New Roman"/>
                <w:sz w:val="24"/>
                <w:szCs w:val="24"/>
              </w:rPr>
              <w:t>2</w:t>
            </w:r>
          </w:p>
        </w:tc>
      </w:tr>
    </w:tbl>
    <w:p w14:paraId="534E2C18" w14:textId="77777777" w:rsidR="00051FF9" w:rsidRPr="008070E1" w:rsidRDefault="00051FF9" w:rsidP="00051FF9">
      <w:pPr>
        <w:jc w:val="both"/>
        <w:rPr>
          <w:rFonts w:ascii="Times New Roman" w:hAnsi="Times New Roman" w:cs="Times New Roman"/>
          <w:b/>
          <w:bCs/>
          <w:sz w:val="24"/>
          <w:szCs w:val="24"/>
        </w:rPr>
      </w:pPr>
    </w:p>
    <w:p w14:paraId="7A707B95" w14:textId="7B641BED" w:rsidR="00EB28C3" w:rsidRPr="008070E1" w:rsidRDefault="00D86A88" w:rsidP="00051FF9">
      <w:pPr>
        <w:jc w:val="both"/>
        <w:rPr>
          <w:rFonts w:ascii="Times New Roman" w:hAnsi="Times New Roman" w:cs="Times New Roman"/>
          <w:b/>
          <w:bCs/>
          <w:sz w:val="28"/>
          <w:szCs w:val="28"/>
        </w:rPr>
      </w:pPr>
      <w:r>
        <w:rPr>
          <w:rFonts w:ascii="Times New Roman" w:hAnsi="Times New Roman" w:cs="Times New Roman"/>
          <w:b/>
          <w:bCs/>
          <w:sz w:val="28"/>
          <w:szCs w:val="28"/>
        </w:rPr>
        <w:t>3.3 Data Collection</w:t>
      </w:r>
    </w:p>
    <w:p w14:paraId="7111ADD0"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Design of Data Collection Tools for collecting Qualitative and Quantitative data</w:t>
      </w:r>
    </w:p>
    <w:p w14:paraId="4E45EFDC"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a) Data Collection Tool for Quantitative Method – Survey</w:t>
      </w:r>
    </w:p>
    <w:p w14:paraId="6C0FB47E"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survey questionnaire was the main tool for gathering quantitative data. It aimed to collect opinions and experiences regarding podcast journalism.</w:t>
      </w:r>
    </w:p>
    <w:p w14:paraId="318C435B"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1. Purpose of the Survey</w:t>
      </w:r>
    </w:p>
    <w:p w14:paraId="6D00BE04"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survey sought measurable data about:</w:t>
      </w:r>
    </w:p>
    <w:p w14:paraId="508695FD" w14:textId="11C2A96C" w:rsidR="00D86A88" w:rsidRPr="00D86A88" w:rsidRDefault="00D86A88" w:rsidP="00D86A88">
      <w:pPr>
        <w:pStyle w:val="ListParagraph"/>
        <w:numPr>
          <w:ilvl w:val="1"/>
          <w:numId w:val="61"/>
        </w:numPr>
        <w:jc w:val="both"/>
        <w:rPr>
          <w:rFonts w:ascii="Times New Roman" w:hAnsi="Times New Roman" w:cs="Times New Roman"/>
          <w:sz w:val="24"/>
          <w:szCs w:val="24"/>
        </w:rPr>
      </w:pPr>
      <w:r w:rsidRPr="00D86A88">
        <w:rPr>
          <w:rFonts w:ascii="Times New Roman" w:hAnsi="Times New Roman" w:cs="Times New Roman"/>
          <w:sz w:val="24"/>
          <w:szCs w:val="24"/>
        </w:rPr>
        <w:t>How often people listen to podcasts</w:t>
      </w:r>
    </w:p>
    <w:p w14:paraId="5634F289" w14:textId="1980D318" w:rsidR="00D86A88" w:rsidRPr="00D86A88" w:rsidRDefault="00D86A88" w:rsidP="00D86A88">
      <w:pPr>
        <w:pStyle w:val="ListParagraph"/>
        <w:numPr>
          <w:ilvl w:val="1"/>
          <w:numId w:val="61"/>
        </w:numPr>
        <w:jc w:val="both"/>
        <w:rPr>
          <w:rFonts w:ascii="Times New Roman" w:hAnsi="Times New Roman" w:cs="Times New Roman"/>
          <w:sz w:val="24"/>
          <w:szCs w:val="24"/>
        </w:rPr>
      </w:pPr>
      <w:r w:rsidRPr="00D86A88">
        <w:rPr>
          <w:rFonts w:ascii="Times New Roman" w:hAnsi="Times New Roman" w:cs="Times New Roman"/>
          <w:sz w:val="24"/>
          <w:szCs w:val="24"/>
        </w:rPr>
        <w:t>Which type of podcasts (audio/video/news/entertainment) they prefer</w:t>
      </w:r>
    </w:p>
    <w:p w14:paraId="484953A0" w14:textId="04204503" w:rsidR="00D86A88" w:rsidRPr="00D86A88" w:rsidRDefault="00D86A88" w:rsidP="00D86A88">
      <w:pPr>
        <w:pStyle w:val="ListParagraph"/>
        <w:numPr>
          <w:ilvl w:val="1"/>
          <w:numId w:val="61"/>
        </w:numPr>
        <w:jc w:val="both"/>
        <w:rPr>
          <w:rFonts w:ascii="Times New Roman" w:hAnsi="Times New Roman" w:cs="Times New Roman"/>
          <w:sz w:val="24"/>
          <w:szCs w:val="24"/>
        </w:rPr>
      </w:pPr>
      <w:r w:rsidRPr="00D86A88">
        <w:rPr>
          <w:rFonts w:ascii="Times New Roman" w:hAnsi="Times New Roman" w:cs="Times New Roman"/>
          <w:sz w:val="24"/>
          <w:szCs w:val="24"/>
        </w:rPr>
        <w:t>Their level of trust and engagement with podcast content</w:t>
      </w:r>
    </w:p>
    <w:p w14:paraId="401A0382" w14:textId="6A71169B" w:rsidR="00D86A88" w:rsidRPr="00D86A88" w:rsidRDefault="00D86A88" w:rsidP="00D86A88">
      <w:pPr>
        <w:pStyle w:val="ListParagraph"/>
        <w:numPr>
          <w:ilvl w:val="1"/>
          <w:numId w:val="61"/>
        </w:numPr>
        <w:jc w:val="both"/>
        <w:rPr>
          <w:rFonts w:ascii="Times New Roman" w:hAnsi="Times New Roman" w:cs="Times New Roman"/>
          <w:sz w:val="24"/>
          <w:szCs w:val="24"/>
        </w:rPr>
      </w:pPr>
      <w:r w:rsidRPr="00D86A88">
        <w:rPr>
          <w:rFonts w:ascii="Times New Roman" w:hAnsi="Times New Roman" w:cs="Times New Roman"/>
          <w:sz w:val="24"/>
          <w:szCs w:val="24"/>
        </w:rPr>
        <w:t>Whether they see podcasts as reliable news sources</w:t>
      </w:r>
    </w:p>
    <w:p w14:paraId="410558A9" w14:textId="0712B5D4" w:rsidR="00D86A88" w:rsidRPr="00D86A88" w:rsidRDefault="00D86A88" w:rsidP="00D86A88">
      <w:pPr>
        <w:pStyle w:val="ListParagraph"/>
        <w:numPr>
          <w:ilvl w:val="1"/>
          <w:numId w:val="61"/>
        </w:numPr>
        <w:jc w:val="both"/>
        <w:rPr>
          <w:rFonts w:ascii="Times New Roman" w:hAnsi="Times New Roman" w:cs="Times New Roman"/>
          <w:sz w:val="24"/>
          <w:szCs w:val="24"/>
        </w:rPr>
      </w:pPr>
      <w:r w:rsidRPr="00D86A88">
        <w:rPr>
          <w:rFonts w:ascii="Times New Roman" w:hAnsi="Times New Roman" w:cs="Times New Roman"/>
          <w:sz w:val="24"/>
          <w:szCs w:val="24"/>
        </w:rPr>
        <w:t>Their reasons for choosing podcasts (convenience, entertainment, knowledge, etc.)</w:t>
      </w:r>
    </w:p>
    <w:p w14:paraId="05271B59"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data offered insights into public perception and how podcast journalism compares to traditional media formats like television or newspapers.</w:t>
      </w:r>
    </w:p>
    <w:p w14:paraId="4850D18A"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2. Sample Size and Area</w:t>
      </w:r>
    </w:p>
    <w:p w14:paraId="5F837B6A"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survey included 100 participants from Bhopal (Madhya Pradesh) and Bilaspur (Chhattisgarh). Participants were chosen using purposive random sampling, including both regular podcast listeners and occasional users. The group represented various age groups (18–</w:t>
      </w:r>
      <w:r w:rsidRPr="00D86A88">
        <w:rPr>
          <w:rFonts w:ascii="Times New Roman" w:hAnsi="Times New Roman" w:cs="Times New Roman"/>
          <w:sz w:val="24"/>
          <w:szCs w:val="24"/>
        </w:rPr>
        <w:lastRenderedPageBreak/>
        <w:t>50 years) and occupations (students, professionals, homemakers and self-employed individuals).</w:t>
      </w:r>
    </w:p>
    <w:p w14:paraId="52227B02"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3. Structure of the Questionnaire</w:t>
      </w:r>
    </w:p>
    <w:p w14:paraId="0FD5CBFA"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questionnaire had three sections:</w:t>
      </w:r>
    </w:p>
    <w:p w14:paraId="17FEFDE7" w14:textId="17EC70C5" w:rsidR="00D86A88" w:rsidRPr="00D86A88" w:rsidRDefault="00D86A88" w:rsidP="00D86A88">
      <w:pPr>
        <w:pStyle w:val="ListParagraph"/>
        <w:numPr>
          <w:ilvl w:val="1"/>
          <w:numId w:val="63"/>
        </w:numPr>
        <w:jc w:val="both"/>
        <w:rPr>
          <w:rFonts w:ascii="Times New Roman" w:hAnsi="Times New Roman" w:cs="Times New Roman"/>
          <w:sz w:val="24"/>
          <w:szCs w:val="24"/>
        </w:rPr>
      </w:pPr>
      <w:r w:rsidRPr="00D86A88">
        <w:rPr>
          <w:rFonts w:ascii="Times New Roman" w:hAnsi="Times New Roman" w:cs="Times New Roman"/>
          <w:sz w:val="24"/>
          <w:szCs w:val="24"/>
        </w:rPr>
        <w:t>Section A: Demographic Information (age, gender, occupation, education, and location)</w:t>
      </w:r>
    </w:p>
    <w:p w14:paraId="2C5F56B8" w14:textId="42501158" w:rsidR="00D86A88" w:rsidRPr="00D86A88" w:rsidRDefault="00D86A88" w:rsidP="00D86A88">
      <w:pPr>
        <w:pStyle w:val="ListParagraph"/>
        <w:numPr>
          <w:ilvl w:val="1"/>
          <w:numId w:val="63"/>
        </w:numPr>
        <w:jc w:val="both"/>
        <w:rPr>
          <w:rFonts w:ascii="Times New Roman" w:hAnsi="Times New Roman" w:cs="Times New Roman"/>
          <w:sz w:val="24"/>
          <w:szCs w:val="24"/>
        </w:rPr>
      </w:pPr>
      <w:r w:rsidRPr="00D86A88">
        <w:rPr>
          <w:rFonts w:ascii="Times New Roman" w:hAnsi="Times New Roman" w:cs="Times New Roman"/>
          <w:sz w:val="24"/>
          <w:szCs w:val="24"/>
        </w:rPr>
        <w:t>Section B: Podcast Usage and Preferences (listening frequency, preferred platforms, and podcast types)</w:t>
      </w:r>
    </w:p>
    <w:p w14:paraId="608E957A" w14:textId="3A11A9F8" w:rsidR="00D86A88" w:rsidRPr="00D86A88" w:rsidRDefault="00D86A88" w:rsidP="00D86A88">
      <w:pPr>
        <w:pStyle w:val="ListParagraph"/>
        <w:numPr>
          <w:ilvl w:val="1"/>
          <w:numId w:val="63"/>
        </w:numPr>
        <w:jc w:val="both"/>
        <w:rPr>
          <w:rFonts w:ascii="Times New Roman" w:hAnsi="Times New Roman" w:cs="Times New Roman"/>
          <w:sz w:val="24"/>
          <w:szCs w:val="24"/>
        </w:rPr>
      </w:pPr>
      <w:r w:rsidRPr="00D86A88">
        <w:rPr>
          <w:rFonts w:ascii="Times New Roman" w:hAnsi="Times New Roman" w:cs="Times New Roman"/>
          <w:sz w:val="24"/>
          <w:szCs w:val="24"/>
        </w:rPr>
        <w:t>Section C: Perception and Impact (trust, engagement, learning, and experience with news podcasts)</w:t>
      </w:r>
    </w:p>
    <w:p w14:paraId="590951D8"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Each question used clear and straightforward language, mixing multiple-choice, Likert scale, and open-ended questions to collect both numerical and descriptive responses.</w:t>
      </w:r>
    </w:p>
    <w:p w14:paraId="5595B438"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b) Data Collection Tool for Qualitative Method – Log Sheet</w:t>
      </w:r>
    </w:p>
    <w:p w14:paraId="6B2F9FA2"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For the qualitative part of the study, a log sheet was used to </w:t>
      </w:r>
      <w:proofErr w:type="spellStart"/>
      <w:r w:rsidRPr="00D86A88">
        <w:rPr>
          <w:rFonts w:ascii="Times New Roman" w:hAnsi="Times New Roman" w:cs="Times New Roman"/>
          <w:sz w:val="24"/>
          <w:szCs w:val="24"/>
        </w:rPr>
        <w:t>analyze</w:t>
      </w:r>
      <w:proofErr w:type="spellEnd"/>
      <w:r w:rsidRPr="00D86A88">
        <w:rPr>
          <w:rFonts w:ascii="Times New Roman" w:hAnsi="Times New Roman" w:cs="Times New Roman"/>
          <w:sz w:val="24"/>
          <w:szCs w:val="24"/>
        </w:rPr>
        <w:t xml:space="preserve"> and record observations of content structure, storytelling style, and tone in news podcasts.</w:t>
      </w:r>
    </w:p>
    <w:p w14:paraId="1D0BFB25"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1. Purpose of the Log Sheet</w:t>
      </w:r>
    </w:p>
    <w:p w14:paraId="6FAE867E"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log sheet documented and compared how The Times of India and The Hindu present their news stories in podcasts. It focused on narrative quality, tone, pace, emotional depth, and engagement strategies used in each episode. This approach helped evaluate:</w:t>
      </w:r>
    </w:p>
    <w:p w14:paraId="156A77A1" w14:textId="37F2B524" w:rsidR="00D86A88" w:rsidRPr="00D86A88" w:rsidRDefault="00D86A88" w:rsidP="00D86A88">
      <w:pPr>
        <w:pStyle w:val="ListParagraph"/>
        <w:numPr>
          <w:ilvl w:val="1"/>
          <w:numId w:val="65"/>
        </w:numPr>
        <w:jc w:val="both"/>
        <w:rPr>
          <w:rFonts w:ascii="Times New Roman" w:hAnsi="Times New Roman" w:cs="Times New Roman"/>
          <w:sz w:val="24"/>
          <w:szCs w:val="24"/>
        </w:rPr>
      </w:pPr>
      <w:r w:rsidRPr="00D86A88">
        <w:rPr>
          <w:rFonts w:ascii="Times New Roman" w:hAnsi="Times New Roman" w:cs="Times New Roman"/>
          <w:sz w:val="24"/>
          <w:szCs w:val="24"/>
        </w:rPr>
        <w:t>How storytelling and sound design affect audience understanding</w:t>
      </w:r>
    </w:p>
    <w:p w14:paraId="307C05AD" w14:textId="3F4D5D43" w:rsidR="00D86A88" w:rsidRPr="00D86A88" w:rsidRDefault="00D86A88" w:rsidP="00D86A88">
      <w:pPr>
        <w:pStyle w:val="ListParagraph"/>
        <w:numPr>
          <w:ilvl w:val="1"/>
          <w:numId w:val="65"/>
        </w:numPr>
        <w:jc w:val="both"/>
        <w:rPr>
          <w:rFonts w:ascii="Times New Roman" w:hAnsi="Times New Roman" w:cs="Times New Roman"/>
          <w:sz w:val="24"/>
          <w:szCs w:val="24"/>
        </w:rPr>
      </w:pPr>
      <w:r w:rsidRPr="00D86A88">
        <w:rPr>
          <w:rFonts w:ascii="Times New Roman" w:hAnsi="Times New Roman" w:cs="Times New Roman"/>
          <w:sz w:val="24"/>
          <w:szCs w:val="24"/>
        </w:rPr>
        <w:t>Whether the podcasts maintain journalistic ethics and factual accuracy</w:t>
      </w:r>
    </w:p>
    <w:p w14:paraId="20F27B71" w14:textId="75B13FFD" w:rsidR="00D86A88" w:rsidRPr="00D86A88" w:rsidRDefault="00D86A88" w:rsidP="00D86A88">
      <w:pPr>
        <w:pStyle w:val="ListParagraph"/>
        <w:numPr>
          <w:ilvl w:val="1"/>
          <w:numId w:val="65"/>
        </w:numPr>
        <w:jc w:val="both"/>
        <w:rPr>
          <w:rFonts w:ascii="Times New Roman" w:hAnsi="Times New Roman" w:cs="Times New Roman"/>
          <w:sz w:val="24"/>
          <w:szCs w:val="24"/>
        </w:rPr>
      </w:pPr>
      <w:r w:rsidRPr="00D86A88">
        <w:rPr>
          <w:rFonts w:ascii="Times New Roman" w:hAnsi="Times New Roman" w:cs="Times New Roman"/>
          <w:sz w:val="24"/>
          <w:szCs w:val="24"/>
        </w:rPr>
        <w:t>How each publication keeps its brand voice in the podcast format</w:t>
      </w:r>
    </w:p>
    <w:p w14:paraId="11765D5E" w14:textId="77777777" w:rsidR="00D86A88" w:rsidRPr="00D86A88" w:rsidRDefault="00D86A88" w:rsidP="00D86A88">
      <w:pPr>
        <w:jc w:val="both"/>
        <w:rPr>
          <w:rFonts w:ascii="Times New Roman" w:hAnsi="Times New Roman" w:cs="Times New Roman"/>
          <w:b/>
          <w:bCs/>
          <w:sz w:val="24"/>
          <w:szCs w:val="24"/>
        </w:rPr>
      </w:pPr>
      <w:r w:rsidRPr="00D86A88">
        <w:rPr>
          <w:rFonts w:ascii="Times New Roman" w:hAnsi="Times New Roman" w:cs="Times New Roman"/>
          <w:b/>
          <w:bCs/>
          <w:sz w:val="24"/>
          <w:szCs w:val="24"/>
        </w:rPr>
        <w:t>2. Sample and Duration</w:t>
      </w:r>
    </w:p>
    <w:p w14:paraId="04E8A549"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A total of 06 podcast episodes were </w:t>
      </w:r>
      <w:proofErr w:type="spellStart"/>
      <w:r w:rsidRPr="00D86A88">
        <w:rPr>
          <w:rFonts w:ascii="Times New Roman" w:hAnsi="Times New Roman" w:cs="Times New Roman"/>
          <w:sz w:val="24"/>
          <w:szCs w:val="24"/>
        </w:rPr>
        <w:t>analyzed</w:t>
      </w:r>
      <w:proofErr w:type="spellEnd"/>
      <w:r w:rsidRPr="00D86A88">
        <w:rPr>
          <w:rFonts w:ascii="Times New Roman" w:hAnsi="Times New Roman" w:cs="Times New Roman"/>
          <w:sz w:val="24"/>
          <w:szCs w:val="24"/>
        </w:rPr>
        <w:t>, with 03 from The Times of India and 03 from The Hindu. The selection came from each newspaper’s official podcast series, found on platforms like Spotify, YouTube, and Apple Podcasts. Topics included:</w:t>
      </w:r>
    </w:p>
    <w:p w14:paraId="6C199598" w14:textId="3D0E7F72" w:rsidR="00D86A88" w:rsidRPr="00D86A88" w:rsidRDefault="00D86A88" w:rsidP="00D86A88">
      <w:pPr>
        <w:pStyle w:val="ListParagraph"/>
        <w:numPr>
          <w:ilvl w:val="1"/>
          <w:numId w:val="67"/>
        </w:numPr>
        <w:jc w:val="both"/>
        <w:rPr>
          <w:rFonts w:ascii="Times New Roman" w:hAnsi="Times New Roman" w:cs="Times New Roman"/>
          <w:sz w:val="24"/>
          <w:szCs w:val="24"/>
        </w:rPr>
      </w:pPr>
      <w:r w:rsidRPr="00D86A88">
        <w:rPr>
          <w:rFonts w:ascii="Times New Roman" w:hAnsi="Times New Roman" w:cs="Times New Roman"/>
          <w:sz w:val="24"/>
          <w:szCs w:val="24"/>
        </w:rPr>
        <w:t>National and international current affairs</w:t>
      </w:r>
    </w:p>
    <w:p w14:paraId="2C8CCB47" w14:textId="07A9030A" w:rsidR="00D86A88" w:rsidRPr="00D86A88" w:rsidRDefault="00D86A88" w:rsidP="00D86A88">
      <w:pPr>
        <w:pStyle w:val="ListParagraph"/>
        <w:numPr>
          <w:ilvl w:val="1"/>
          <w:numId w:val="67"/>
        </w:numPr>
        <w:jc w:val="both"/>
        <w:rPr>
          <w:rFonts w:ascii="Times New Roman" w:hAnsi="Times New Roman" w:cs="Times New Roman"/>
          <w:sz w:val="24"/>
          <w:szCs w:val="24"/>
        </w:rPr>
      </w:pPr>
      <w:r w:rsidRPr="00D86A88">
        <w:rPr>
          <w:rFonts w:ascii="Times New Roman" w:hAnsi="Times New Roman" w:cs="Times New Roman"/>
          <w:sz w:val="24"/>
          <w:szCs w:val="24"/>
        </w:rPr>
        <w:t>Health and environment</w:t>
      </w:r>
    </w:p>
    <w:p w14:paraId="305F1B5D" w14:textId="712029CC" w:rsidR="00D86A88" w:rsidRPr="00D86A88" w:rsidRDefault="00D86A88" w:rsidP="00D86A88">
      <w:pPr>
        <w:pStyle w:val="ListParagraph"/>
        <w:numPr>
          <w:ilvl w:val="1"/>
          <w:numId w:val="67"/>
        </w:numPr>
        <w:jc w:val="both"/>
        <w:rPr>
          <w:rFonts w:ascii="Times New Roman" w:hAnsi="Times New Roman" w:cs="Times New Roman"/>
          <w:sz w:val="24"/>
          <w:szCs w:val="24"/>
        </w:rPr>
      </w:pPr>
      <w:r w:rsidRPr="00D86A88">
        <w:rPr>
          <w:rFonts w:ascii="Times New Roman" w:hAnsi="Times New Roman" w:cs="Times New Roman"/>
          <w:sz w:val="24"/>
          <w:szCs w:val="24"/>
        </w:rPr>
        <w:t>Politics and public policy</w:t>
      </w:r>
    </w:p>
    <w:p w14:paraId="4BA99DF2" w14:textId="745C2A21" w:rsidR="00D86A88" w:rsidRPr="00D86A88" w:rsidRDefault="00D86A88" w:rsidP="00D86A88">
      <w:pPr>
        <w:pStyle w:val="ListParagraph"/>
        <w:numPr>
          <w:ilvl w:val="1"/>
          <w:numId w:val="67"/>
        </w:numPr>
        <w:jc w:val="both"/>
        <w:rPr>
          <w:rFonts w:ascii="Times New Roman" w:hAnsi="Times New Roman" w:cs="Times New Roman"/>
          <w:sz w:val="24"/>
          <w:szCs w:val="24"/>
        </w:rPr>
      </w:pPr>
      <w:r w:rsidRPr="00D86A88">
        <w:rPr>
          <w:rFonts w:ascii="Times New Roman" w:hAnsi="Times New Roman" w:cs="Times New Roman"/>
          <w:sz w:val="24"/>
          <w:szCs w:val="24"/>
        </w:rPr>
        <w:t>Lifestyle and social issues</w:t>
      </w:r>
    </w:p>
    <w:p w14:paraId="5096C536"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Each episode was carefully listened to and documented using a structured log sheet.</w:t>
      </w:r>
    </w:p>
    <w:p w14:paraId="1DB93B08" w14:textId="77777777" w:rsidR="00D86A88" w:rsidRDefault="00D86A88" w:rsidP="00D86A88">
      <w:pPr>
        <w:jc w:val="both"/>
        <w:rPr>
          <w:rFonts w:ascii="Times New Roman" w:hAnsi="Times New Roman" w:cs="Times New Roman"/>
          <w:b/>
          <w:bCs/>
          <w:sz w:val="24"/>
          <w:szCs w:val="24"/>
        </w:rPr>
      </w:pPr>
    </w:p>
    <w:p w14:paraId="6040459B" w14:textId="77777777" w:rsidR="00D86A88" w:rsidRDefault="00D86A88" w:rsidP="00D86A88">
      <w:pPr>
        <w:jc w:val="both"/>
        <w:rPr>
          <w:rFonts w:ascii="Times New Roman" w:hAnsi="Times New Roman" w:cs="Times New Roman"/>
          <w:b/>
          <w:bCs/>
          <w:sz w:val="24"/>
          <w:szCs w:val="24"/>
        </w:rPr>
      </w:pPr>
    </w:p>
    <w:p w14:paraId="52679628" w14:textId="77777777" w:rsidR="00D86A88" w:rsidRDefault="00D86A88" w:rsidP="00D86A88">
      <w:pPr>
        <w:jc w:val="both"/>
        <w:rPr>
          <w:rFonts w:ascii="Times New Roman" w:hAnsi="Times New Roman" w:cs="Times New Roman"/>
          <w:b/>
          <w:bCs/>
          <w:sz w:val="24"/>
          <w:szCs w:val="24"/>
        </w:rPr>
      </w:pPr>
    </w:p>
    <w:p w14:paraId="564C92B5" w14:textId="77777777" w:rsidR="00D86A88" w:rsidRDefault="00D86A88" w:rsidP="00D86A88">
      <w:pPr>
        <w:jc w:val="both"/>
        <w:rPr>
          <w:rFonts w:ascii="Times New Roman" w:hAnsi="Times New Roman" w:cs="Times New Roman"/>
          <w:b/>
          <w:bCs/>
          <w:sz w:val="24"/>
          <w:szCs w:val="24"/>
        </w:rPr>
      </w:pPr>
    </w:p>
    <w:p w14:paraId="577480BB" w14:textId="43187E7C" w:rsidR="00205D96" w:rsidRPr="0067760C" w:rsidRDefault="00205D96" w:rsidP="00D86A88">
      <w:pPr>
        <w:jc w:val="center"/>
        <w:rPr>
          <w:rFonts w:ascii="Times New Roman" w:hAnsi="Times New Roman" w:cs="Times New Roman"/>
          <w:sz w:val="24"/>
          <w:szCs w:val="24"/>
        </w:rPr>
      </w:pPr>
      <w:r w:rsidRPr="00AC7006">
        <w:rPr>
          <w:rFonts w:ascii="Times New Roman" w:hAnsi="Times New Roman" w:cs="Times New Roman"/>
          <w:b/>
          <w:bCs/>
          <w:sz w:val="32"/>
          <w:szCs w:val="32"/>
        </w:rPr>
        <w:lastRenderedPageBreak/>
        <w:t>Chapter 4: Data Analysis &amp; Interpretation</w:t>
      </w:r>
    </w:p>
    <w:p w14:paraId="37F20387"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Data analysis and interpretation are key steps in research. They help transform raw information into valuable insights. This study collected and analysed both quantitative and qualitative data to understand the role, reach, and impact of audio-video podcast journalism in India. It specifically compared The Times of India and The Hindu publications. Two main tools were used for data collection and analysis:</w:t>
      </w:r>
    </w:p>
    <w:p w14:paraId="5A7E1AF2"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1. Survey Questionnaire (Quantitative Method)</w:t>
      </w:r>
    </w:p>
    <w:p w14:paraId="32DCAC01"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2. Log Sheet (Qualitative Method)</w:t>
      </w:r>
    </w:p>
    <w:p w14:paraId="083FEED1" w14:textId="77777777" w:rsid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Both tools explored how people consume podcasts, their level of trust and engagement, and how newspapers use podcast storytelling to reach their audiences.</w:t>
      </w:r>
    </w:p>
    <w:p w14:paraId="0DD58A4F" w14:textId="439105F6" w:rsidR="00205D96" w:rsidRPr="00D86A88" w:rsidRDefault="00D86A88" w:rsidP="00D86A88">
      <w:pPr>
        <w:jc w:val="both"/>
        <w:rPr>
          <w:rFonts w:ascii="Times New Roman" w:hAnsi="Times New Roman" w:cs="Times New Roman"/>
          <w:b/>
          <w:bCs/>
          <w:sz w:val="28"/>
          <w:szCs w:val="28"/>
        </w:rPr>
      </w:pPr>
      <w:r w:rsidRPr="00D86A88">
        <w:rPr>
          <w:rFonts w:ascii="Times New Roman" w:hAnsi="Times New Roman" w:cs="Times New Roman"/>
          <w:b/>
          <w:bCs/>
          <w:sz w:val="28"/>
          <w:szCs w:val="28"/>
        </w:rPr>
        <w:t>4.</w:t>
      </w:r>
      <w:r w:rsidR="00327152">
        <w:rPr>
          <w:rFonts w:ascii="Times New Roman" w:hAnsi="Times New Roman" w:cs="Times New Roman"/>
          <w:b/>
          <w:bCs/>
          <w:sz w:val="28"/>
          <w:szCs w:val="28"/>
        </w:rPr>
        <w:t>1</w:t>
      </w:r>
      <w:r w:rsidR="00205D96" w:rsidRPr="00D86A88">
        <w:rPr>
          <w:rFonts w:ascii="Times New Roman" w:hAnsi="Times New Roman" w:cs="Times New Roman"/>
          <w:b/>
          <w:bCs/>
          <w:sz w:val="28"/>
          <w:szCs w:val="28"/>
        </w:rPr>
        <w:t xml:space="preserve"> Data Analysis Process</w:t>
      </w:r>
    </w:p>
    <w:p w14:paraId="223E15EE"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After filling out the log sheets for all 10 episodes, the data was </w:t>
      </w:r>
      <w:proofErr w:type="spellStart"/>
      <w:r w:rsidRPr="00D86A88">
        <w:rPr>
          <w:rFonts w:ascii="Times New Roman" w:hAnsi="Times New Roman" w:cs="Times New Roman"/>
          <w:sz w:val="24"/>
          <w:szCs w:val="24"/>
        </w:rPr>
        <w:t>analyzed</w:t>
      </w:r>
      <w:proofErr w:type="spellEnd"/>
      <w:r w:rsidRPr="00D86A88">
        <w:rPr>
          <w:rFonts w:ascii="Times New Roman" w:hAnsi="Times New Roman" w:cs="Times New Roman"/>
          <w:sz w:val="24"/>
          <w:szCs w:val="24"/>
        </w:rPr>
        <w:t xml:space="preserve"> thematically. Common patterns, tones, and styles were identified. For instance:</w:t>
      </w:r>
    </w:p>
    <w:p w14:paraId="42DC103F" w14:textId="75F60B8A" w:rsidR="00D86A88" w:rsidRPr="00D86A88" w:rsidRDefault="00D86A88" w:rsidP="00D86A88">
      <w:pPr>
        <w:pStyle w:val="ListParagraph"/>
        <w:numPr>
          <w:ilvl w:val="1"/>
          <w:numId w:val="69"/>
        </w:numPr>
        <w:jc w:val="both"/>
        <w:rPr>
          <w:rFonts w:ascii="Times New Roman" w:hAnsi="Times New Roman" w:cs="Times New Roman"/>
          <w:sz w:val="24"/>
          <w:szCs w:val="24"/>
        </w:rPr>
      </w:pPr>
      <w:r w:rsidRPr="00D86A88">
        <w:rPr>
          <w:rFonts w:ascii="Times New Roman" w:hAnsi="Times New Roman" w:cs="Times New Roman"/>
          <w:sz w:val="24"/>
          <w:szCs w:val="24"/>
        </w:rPr>
        <w:t>The Times of India podcasts were fast-paced, conversational, and focused on quick daily updates</w:t>
      </w:r>
    </w:p>
    <w:p w14:paraId="0F6810FD" w14:textId="3E32FF24" w:rsidR="00D86A88" w:rsidRPr="00D86A88" w:rsidRDefault="00D86A88" w:rsidP="00D86A88">
      <w:pPr>
        <w:pStyle w:val="ListParagraph"/>
        <w:numPr>
          <w:ilvl w:val="1"/>
          <w:numId w:val="69"/>
        </w:numPr>
        <w:jc w:val="both"/>
        <w:rPr>
          <w:rFonts w:ascii="Times New Roman" w:hAnsi="Times New Roman" w:cs="Times New Roman"/>
          <w:sz w:val="24"/>
          <w:szCs w:val="24"/>
        </w:rPr>
      </w:pPr>
      <w:r w:rsidRPr="00D86A88">
        <w:rPr>
          <w:rFonts w:ascii="Times New Roman" w:hAnsi="Times New Roman" w:cs="Times New Roman"/>
          <w:sz w:val="24"/>
          <w:szCs w:val="24"/>
        </w:rPr>
        <w:t>The Hindu podcasts were slower, more analytical, and concentrated on depth and interpretation</w:t>
      </w:r>
    </w:p>
    <w:p w14:paraId="2660740E"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This comparison highlighted the differences in news values and storytelling approaches between the two organizations.</w:t>
      </w:r>
    </w:p>
    <w:p w14:paraId="5D511520" w14:textId="77777777" w:rsidR="00D86A88" w:rsidRPr="00D86A88"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 xml:space="preserve">After collecting data, responses were summarized and </w:t>
      </w:r>
      <w:proofErr w:type="spellStart"/>
      <w:r w:rsidRPr="00D86A88">
        <w:rPr>
          <w:rFonts w:ascii="Times New Roman" w:hAnsi="Times New Roman" w:cs="Times New Roman"/>
          <w:sz w:val="24"/>
          <w:szCs w:val="24"/>
        </w:rPr>
        <w:t>analyzed</w:t>
      </w:r>
      <w:proofErr w:type="spellEnd"/>
      <w:r w:rsidRPr="00D86A88">
        <w:rPr>
          <w:rFonts w:ascii="Times New Roman" w:hAnsi="Times New Roman" w:cs="Times New Roman"/>
          <w:sz w:val="24"/>
          <w:szCs w:val="24"/>
        </w:rPr>
        <w:t xml:space="preserve"> using:</w:t>
      </w:r>
    </w:p>
    <w:p w14:paraId="0AA456E0" w14:textId="27CFEEC9" w:rsidR="00D86A88" w:rsidRPr="00D86A88" w:rsidRDefault="00D86A88" w:rsidP="00D86A88">
      <w:pPr>
        <w:pStyle w:val="ListParagraph"/>
        <w:numPr>
          <w:ilvl w:val="1"/>
          <w:numId w:val="71"/>
        </w:numPr>
        <w:jc w:val="both"/>
        <w:rPr>
          <w:rFonts w:ascii="Times New Roman" w:hAnsi="Times New Roman" w:cs="Times New Roman"/>
          <w:sz w:val="24"/>
          <w:szCs w:val="24"/>
        </w:rPr>
      </w:pPr>
      <w:r w:rsidRPr="00D86A88">
        <w:rPr>
          <w:rFonts w:ascii="Times New Roman" w:hAnsi="Times New Roman" w:cs="Times New Roman"/>
          <w:sz w:val="24"/>
          <w:szCs w:val="24"/>
        </w:rPr>
        <w:t>Frequency distribution to find common trends (e.g., percentage of people who listen daily)</w:t>
      </w:r>
    </w:p>
    <w:p w14:paraId="5DA59894" w14:textId="6E7D4183" w:rsidR="00D86A88" w:rsidRPr="00D86A88" w:rsidRDefault="00D86A88" w:rsidP="00D86A88">
      <w:pPr>
        <w:pStyle w:val="ListParagraph"/>
        <w:numPr>
          <w:ilvl w:val="1"/>
          <w:numId w:val="71"/>
        </w:numPr>
        <w:jc w:val="both"/>
        <w:rPr>
          <w:rFonts w:ascii="Times New Roman" w:hAnsi="Times New Roman" w:cs="Times New Roman"/>
          <w:sz w:val="24"/>
          <w:szCs w:val="24"/>
        </w:rPr>
      </w:pPr>
      <w:r w:rsidRPr="00D86A88">
        <w:rPr>
          <w:rFonts w:ascii="Times New Roman" w:hAnsi="Times New Roman" w:cs="Times New Roman"/>
          <w:sz w:val="24"/>
          <w:szCs w:val="24"/>
        </w:rPr>
        <w:t>Bar and pie charts for visual representation of audience preferences</w:t>
      </w:r>
    </w:p>
    <w:p w14:paraId="34DB515D" w14:textId="1E82716E" w:rsidR="00D86A88" w:rsidRPr="00D86A88" w:rsidRDefault="00D86A88" w:rsidP="00D86A88">
      <w:pPr>
        <w:pStyle w:val="ListParagraph"/>
        <w:numPr>
          <w:ilvl w:val="1"/>
          <w:numId w:val="71"/>
        </w:numPr>
        <w:jc w:val="both"/>
        <w:rPr>
          <w:rFonts w:ascii="Times New Roman" w:hAnsi="Times New Roman" w:cs="Times New Roman"/>
          <w:sz w:val="24"/>
          <w:szCs w:val="24"/>
        </w:rPr>
      </w:pPr>
      <w:r w:rsidRPr="00D86A88">
        <w:rPr>
          <w:rFonts w:ascii="Times New Roman" w:hAnsi="Times New Roman" w:cs="Times New Roman"/>
          <w:sz w:val="24"/>
          <w:szCs w:val="24"/>
        </w:rPr>
        <w:t>Comparative analysis to observe differences between listeners of The Times of India and The Hindu podcasts</w:t>
      </w:r>
    </w:p>
    <w:p w14:paraId="07C3755A" w14:textId="5CCD3054" w:rsidR="00D71BEA" w:rsidRPr="008F1FFD" w:rsidRDefault="00D86A88" w:rsidP="00D86A88">
      <w:pPr>
        <w:jc w:val="both"/>
        <w:rPr>
          <w:rFonts w:ascii="Times New Roman" w:hAnsi="Times New Roman" w:cs="Times New Roman"/>
          <w:sz w:val="24"/>
          <w:szCs w:val="24"/>
        </w:rPr>
      </w:pPr>
      <w:r w:rsidRPr="00D86A88">
        <w:rPr>
          <w:rFonts w:ascii="Times New Roman" w:hAnsi="Times New Roman" w:cs="Times New Roman"/>
          <w:sz w:val="24"/>
          <w:szCs w:val="24"/>
        </w:rPr>
        <w:t>The results highlighted how different age groups and regions perceive podcast journalism and its impact on their understanding of news.</w:t>
      </w:r>
    </w:p>
    <w:p w14:paraId="7842C106" w14:textId="77777777" w:rsidR="00D86A88" w:rsidRDefault="00D86A88" w:rsidP="00205D96">
      <w:pPr>
        <w:jc w:val="both"/>
        <w:rPr>
          <w:rFonts w:ascii="Times New Roman" w:hAnsi="Times New Roman" w:cs="Times New Roman"/>
          <w:b/>
          <w:bCs/>
          <w:sz w:val="28"/>
          <w:szCs w:val="28"/>
        </w:rPr>
      </w:pPr>
    </w:p>
    <w:p w14:paraId="3132EF5F" w14:textId="77777777" w:rsidR="00D86A88" w:rsidRDefault="00D86A88" w:rsidP="00205D96">
      <w:pPr>
        <w:jc w:val="both"/>
        <w:rPr>
          <w:rFonts w:ascii="Times New Roman" w:hAnsi="Times New Roman" w:cs="Times New Roman"/>
          <w:b/>
          <w:bCs/>
          <w:sz w:val="28"/>
          <w:szCs w:val="28"/>
        </w:rPr>
      </w:pPr>
    </w:p>
    <w:p w14:paraId="01928251" w14:textId="77777777" w:rsidR="00D86A88" w:rsidRDefault="00D86A88" w:rsidP="00205D96">
      <w:pPr>
        <w:jc w:val="both"/>
        <w:rPr>
          <w:rFonts w:ascii="Times New Roman" w:hAnsi="Times New Roman" w:cs="Times New Roman"/>
          <w:b/>
          <w:bCs/>
          <w:sz w:val="28"/>
          <w:szCs w:val="28"/>
        </w:rPr>
      </w:pPr>
    </w:p>
    <w:p w14:paraId="06E160C2" w14:textId="77777777" w:rsidR="00D86A88" w:rsidRDefault="00D86A88" w:rsidP="00205D96">
      <w:pPr>
        <w:jc w:val="both"/>
        <w:rPr>
          <w:rFonts w:ascii="Times New Roman" w:hAnsi="Times New Roman" w:cs="Times New Roman"/>
          <w:b/>
          <w:bCs/>
          <w:sz w:val="28"/>
          <w:szCs w:val="28"/>
        </w:rPr>
      </w:pPr>
    </w:p>
    <w:p w14:paraId="18EBC23F" w14:textId="77777777" w:rsidR="00D86A88" w:rsidRDefault="00D86A88" w:rsidP="00205D96">
      <w:pPr>
        <w:jc w:val="both"/>
        <w:rPr>
          <w:rFonts w:ascii="Times New Roman" w:hAnsi="Times New Roman" w:cs="Times New Roman"/>
          <w:b/>
          <w:bCs/>
          <w:sz w:val="28"/>
          <w:szCs w:val="28"/>
        </w:rPr>
      </w:pPr>
    </w:p>
    <w:p w14:paraId="17B97422" w14:textId="77777777" w:rsidR="00D86A88" w:rsidRDefault="00D86A88" w:rsidP="00205D96">
      <w:pPr>
        <w:jc w:val="both"/>
        <w:rPr>
          <w:rFonts w:ascii="Times New Roman" w:hAnsi="Times New Roman" w:cs="Times New Roman"/>
          <w:b/>
          <w:bCs/>
          <w:sz w:val="28"/>
          <w:szCs w:val="28"/>
        </w:rPr>
      </w:pPr>
    </w:p>
    <w:p w14:paraId="1075A3D6" w14:textId="27879705" w:rsidR="00EB28C3" w:rsidRPr="00D42D00" w:rsidRDefault="00EB28C3" w:rsidP="00205D96">
      <w:pPr>
        <w:jc w:val="both"/>
        <w:rPr>
          <w:rFonts w:ascii="Times New Roman" w:hAnsi="Times New Roman" w:cs="Times New Roman"/>
          <w:b/>
          <w:bCs/>
          <w:sz w:val="24"/>
          <w:szCs w:val="24"/>
        </w:rPr>
      </w:pPr>
      <w:r w:rsidRPr="00D42D00">
        <w:rPr>
          <w:rFonts w:ascii="Times New Roman" w:hAnsi="Times New Roman" w:cs="Times New Roman"/>
          <w:b/>
          <w:bCs/>
          <w:sz w:val="28"/>
          <w:szCs w:val="28"/>
        </w:rPr>
        <w:lastRenderedPageBreak/>
        <w:t>Data Analysis of Quantitative Data</w:t>
      </w:r>
    </w:p>
    <w:p w14:paraId="2C7B4B74" w14:textId="36C07CBC" w:rsidR="00EB28C3" w:rsidRPr="00BC3AA1" w:rsidRDefault="00EB28C3" w:rsidP="00205D96">
      <w:pPr>
        <w:jc w:val="both"/>
        <w:rPr>
          <w:rFonts w:ascii="Times New Roman" w:hAnsi="Times New Roman" w:cs="Times New Roman"/>
          <w:b/>
          <w:bCs/>
          <w:sz w:val="28"/>
          <w:szCs w:val="28"/>
        </w:rPr>
      </w:pPr>
      <w:r w:rsidRPr="00BC3AA1">
        <w:rPr>
          <w:rFonts w:ascii="Times New Roman" w:hAnsi="Times New Roman" w:cs="Times New Roman"/>
          <w:b/>
          <w:bCs/>
          <w:sz w:val="28"/>
          <w:szCs w:val="28"/>
        </w:rPr>
        <w:t xml:space="preserve">Section A – Demographic Information </w:t>
      </w:r>
    </w:p>
    <w:p w14:paraId="09874D28" w14:textId="758771A7" w:rsidR="00EB28C3" w:rsidRPr="00AC7006" w:rsidRDefault="00EB28C3" w:rsidP="00205D96">
      <w:pPr>
        <w:jc w:val="both"/>
        <w:rPr>
          <w:rFonts w:ascii="Times New Roman" w:hAnsi="Times New Roman" w:cs="Times New Roman"/>
        </w:rPr>
      </w:pPr>
    </w:p>
    <w:p w14:paraId="2BEF615F" w14:textId="1F22C62B" w:rsidR="008F1FFD" w:rsidRDefault="008F1FFD" w:rsidP="008F1FFD">
      <w:pPr>
        <w:jc w:val="center"/>
        <w:rPr>
          <w:rFonts w:ascii="Times New Roman" w:hAnsi="Times New Roman" w:cs="Times New Roman"/>
          <w:b/>
          <w:bCs/>
          <w:sz w:val="32"/>
          <w:szCs w:val="32"/>
        </w:rPr>
      </w:pPr>
      <w:r>
        <w:rPr>
          <w:noProof/>
        </w:rPr>
        <w:drawing>
          <wp:inline distT="0" distB="0" distL="0" distR="0" wp14:anchorId="7DC599F1" wp14:editId="5AFD45A7">
            <wp:extent cx="5731510" cy="2412828"/>
            <wp:effectExtent l="0" t="0" r="2540" b="6985"/>
            <wp:docPr id="1189089398" name="Picture 2" descr="Forms response chart. Question title: 1) Age Group / आयु वर्ग:&#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ms response chart. Question title: 1) Age Group / आयु वर्ग:&#10;. Number of responses: 100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12828"/>
                    </a:xfrm>
                    <a:prstGeom prst="rect">
                      <a:avLst/>
                    </a:prstGeom>
                    <a:noFill/>
                    <a:ln>
                      <a:noFill/>
                    </a:ln>
                  </pic:spPr>
                </pic:pic>
              </a:graphicData>
            </a:graphic>
          </wp:inline>
        </w:drawing>
      </w:r>
      <w:r w:rsidR="00EB28C3" w:rsidRPr="008F1FFD">
        <w:rPr>
          <w:rFonts w:ascii="Times New Roman" w:hAnsi="Times New Roman" w:cs="Times New Roman"/>
          <w:b/>
          <w:bCs/>
          <w:sz w:val="28"/>
          <w:szCs w:val="28"/>
        </w:rPr>
        <w:t xml:space="preserve">Graph 1: Age Group of the Participants </w:t>
      </w:r>
    </w:p>
    <w:p w14:paraId="490EEE34" w14:textId="3AA2B9A4" w:rsidR="008F1FFD" w:rsidRDefault="00A43551" w:rsidP="008F1FFD">
      <w:pPr>
        <w:jc w:val="both"/>
        <w:rPr>
          <w:rFonts w:ascii="Times New Roman" w:hAnsi="Times New Roman" w:cs="Times New Roman"/>
          <w:sz w:val="24"/>
          <w:szCs w:val="24"/>
        </w:rPr>
      </w:pPr>
      <w:r w:rsidRPr="008F1FFD">
        <w:rPr>
          <w:rFonts w:ascii="Times New Roman" w:hAnsi="Times New Roman" w:cs="Times New Roman"/>
          <w:sz w:val="24"/>
          <w:szCs w:val="24"/>
        </w:rPr>
        <w:t>Data gathered from the survey that</w:t>
      </w:r>
      <w:r w:rsidR="00895CE5" w:rsidRPr="008F1FFD">
        <w:rPr>
          <w:rFonts w:ascii="Times New Roman" w:hAnsi="Times New Roman" w:cs="Times New Roman"/>
          <w:sz w:val="24"/>
          <w:szCs w:val="24"/>
        </w:rPr>
        <w:t xml:space="preserve"> </w:t>
      </w:r>
      <w:r w:rsidR="00EB28C3" w:rsidRPr="008F1FFD">
        <w:rPr>
          <w:rFonts w:ascii="Times New Roman" w:hAnsi="Times New Roman" w:cs="Times New Roman"/>
          <w:sz w:val="24"/>
          <w:szCs w:val="24"/>
        </w:rPr>
        <w:t>84%</w:t>
      </w:r>
      <w:r w:rsidR="00AA443C">
        <w:rPr>
          <w:rFonts w:ascii="Times New Roman" w:hAnsi="Times New Roman" w:cs="Times New Roman"/>
          <w:sz w:val="24"/>
          <w:szCs w:val="24"/>
        </w:rPr>
        <w:t xml:space="preserve"> </w:t>
      </w:r>
      <w:proofErr w:type="spellStart"/>
      <w:r w:rsidR="00EB28C3" w:rsidRPr="008F1FFD">
        <w:rPr>
          <w:rFonts w:ascii="Times New Roman" w:hAnsi="Times New Roman" w:cs="Times New Roman"/>
          <w:sz w:val="24"/>
          <w:szCs w:val="24"/>
        </w:rPr>
        <w:t>respondests</w:t>
      </w:r>
      <w:proofErr w:type="spellEnd"/>
      <w:r w:rsidR="00EB28C3" w:rsidRPr="008F1FFD">
        <w:rPr>
          <w:rFonts w:ascii="Times New Roman" w:hAnsi="Times New Roman" w:cs="Times New Roman"/>
          <w:sz w:val="24"/>
          <w:szCs w:val="24"/>
        </w:rPr>
        <w:t xml:space="preserve"> were of age group of 18 -26</w:t>
      </w:r>
      <w:r w:rsidRPr="008F1FFD">
        <w:rPr>
          <w:rFonts w:ascii="Times New Roman" w:hAnsi="Times New Roman" w:cs="Times New Roman"/>
          <w:sz w:val="24"/>
          <w:szCs w:val="24"/>
        </w:rPr>
        <w:t>, consume the news through the podcast. Which is higher in all the age groups.</w:t>
      </w:r>
    </w:p>
    <w:p w14:paraId="5A19A152" w14:textId="77777777" w:rsidR="004D02B9" w:rsidRPr="006D074E" w:rsidRDefault="004D02B9" w:rsidP="004D02B9">
      <w:pPr>
        <w:pStyle w:val="ListParagraph"/>
        <w:numPr>
          <w:ilvl w:val="0"/>
          <w:numId w:val="18"/>
        </w:numPr>
        <w:jc w:val="both"/>
        <w:rPr>
          <w:rFonts w:ascii="Times New Roman" w:hAnsi="Times New Roman" w:cs="Times New Roman"/>
          <w:sz w:val="24"/>
          <w:szCs w:val="24"/>
        </w:rPr>
      </w:pPr>
      <w:r w:rsidRPr="006D074E">
        <w:rPr>
          <w:rFonts w:ascii="Times New Roman" w:hAnsi="Times New Roman" w:cs="Times New Roman"/>
          <w:sz w:val="24"/>
          <w:szCs w:val="24"/>
        </w:rPr>
        <w:t>18 to 26 years: 84%</w:t>
      </w:r>
    </w:p>
    <w:p w14:paraId="244EA4D3" w14:textId="77777777" w:rsidR="004D02B9" w:rsidRPr="006D074E" w:rsidRDefault="004D02B9" w:rsidP="004D02B9">
      <w:pPr>
        <w:pStyle w:val="ListParagraph"/>
        <w:numPr>
          <w:ilvl w:val="0"/>
          <w:numId w:val="18"/>
        </w:numPr>
        <w:jc w:val="both"/>
        <w:rPr>
          <w:rFonts w:ascii="Times New Roman" w:hAnsi="Times New Roman" w:cs="Times New Roman"/>
          <w:sz w:val="24"/>
          <w:szCs w:val="24"/>
        </w:rPr>
      </w:pPr>
      <w:r w:rsidRPr="006D074E">
        <w:rPr>
          <w:rFonts w:ascii="Times New Roman" w:hAnsi="Times New Roman" w:cs="Times New Roman"/>
          <w:sz w:val="24"/>
          <w:szCs w:val="24"/>
        </w:rPr>
        <w:t>30 to 45 years: 13%</w:t>
      </w:r>
    </w:p>
    <w:p w14:paraId="78160AEA" w14:textId="77777777" w:rsidR="004D02B9" w:rsidRPr="006D074E" w:rsidRDefault="004D02B9" w:rsidP="004D02B9">
      <w:pPr>
        <w:pStyle w:val="ListParagraph"/>
        <w:numPr>
          <w:ilvl w:val="0"/>
          <w:numId w:val="18"/>
        </w:numPr>
        <w:jc w:val="both"/>
        <w:rPr>
          <w:rFonts w:ascii="Times New Roman" w:hAnsi="Times New Roman" w:cs="Times New Roman"/>
          <w:sz w:val="24"/>
          <w:szCs w:val="24"/>
        </w:rPr>
      </w:pPr>
      <w:r w:rsidRPr="006D074E">
        <w:rPr>
          <w:rFonts w:ascii="Times New Roman" w:hAnsi="Times New Roman" w:cs="Times New Roman"/>
          <w:sz w:val="24"/>
          <w:szCs w:val="24"/>
        </w:rPr>
        <w:t>Above 50 years: 3%</w:t>
      </w:r>
    </w:p>
    <w:p w14:paraId="00ADB22A" w14:textId="77777777" w:rsidR="004D02B9" w:rsidRPr="006D074E" w:rsidRDefault="004D02B9" w:rsidP="004D02B9">
      <w:pPr>
        <w:jc w:val="both"/>
        <w:rPr>
          <w:rFonts w:ascii="Times New Roman" w:hAnsi="Times New Roman" w:cs="Times New Roman"/>
          <w:sz w:val="24"/>
          <w:szCs w:val="24"/>
        </w:rPr>
      </w:pPr>
      <w:r w:rsidRPr="006D074E">
        <w:rPr>
          <w:rFonts w:ascii="Times New Roman" w:hAnsi="Times New Roman" w:cs="Times New Roman"/>
          <w:sz w:val="24"/>
          <w:szCs w:val="24"/>
        </w:rPr>
        <w:t>The data shows that young adults are the primary consumers of video podcasts. The high percentage (84%) of participants aged 18 to 26 indicates that this group is most comfortable with digital media platforms like YouTube and Instagram. Older age groups (30 to 45 and 50+) engage significantly less, highlighting a digital generation gap. This suggests that video podcast journalism largely appeals to younger audiences who prefer mobile-friendly, on-demand content.</w:t>
      </w:r>
    </w:p>
    <w:p w14:paraId="773F7FE0" w14:textId="77777777" w:rsidR="004D02B9" w:rsidRDefault="004D02B9" w:rsidP="008F1FFD">
      <w:pPr>
        <w:jc w:val="both"/>
        <w:rPr>
          <w:rFonts w:ascii="Times New Roman" w:hAnsi="Times New Roman" w:cs="Times New Roman"/>
          <w:sz w:val="24"/>
          <w:szCs w:val="24"/>
        </w:rPr>
      </w:pPr>
    </w:p>
    <w:p w14:paraId="29697A0F" w14:textId="3E39C387" w:rsidR="00EB28C3" w:rsidRPr="008F1FFD" w:rsidRDefault="00A43551" w:rsidP="008F1FFD">
      <w:pPr>
        <w:jc w:val="both"/>
        <w:rPr>
          <w:rFonts w:ascii="Times New Roman" w:hAnsi="Times New Roman" w:cs="Times New Roman"/>
          <w:b/>
          <w:bCs/>
          <w:sz w:val="32"/>
          <w:szCs w:val="32"/>
        </w:rPr>
      </w:pPr>
      <w:r w:rsidRPr="008F1FFD">
        <w:rPr>
          <w:rFonts w:ascii="Times New Roman" w:hAnsi="Times New Roman" w:cs="Times New Roman"/>
          <w:sz w:val="24"/>
          <w:szCs w:val="24"/>
        </w:rPr>
        <w:t xml:space="preserve"> </w:t>
      </w:r>
    </w:p>
    <w:p w14:paraId="3AA05158" w14:textId="0D05F5A9" w:rsidR="00A43551" w:rsidRDefault="008F1FFD" w:rsidP="00A43551">
      <w:pPr>
        <w:rPr>
          <w:rFonts w:ascii="Times New Roman" w:hAnsi="Times New Roman" w:cs="Times New Roman"/>
          <w:b/>
          <w:bCs/>
          <w:sz w:val="32"/>
          <w:szCs w:val="32"/>
        </w:rPr>
      </w:pPr>
      <w:r>
        <w:rPr>
          <w:noProof/>
        </w:rPr>
        <w:lastRenderedPageBreak/>
        <w:drawing>
          <wp:inline distT="0" distB="0" distL="0" distR="0" wp14:anchorId="38AE100A" wp14:editId="471DBD8B">
            <wp:extent cx="5731510" cy="2412828"/>
            <wp:effectExtent l="0" t="0" r="2540" b="6985"/>
            <wp:docPr id="6" name="Picture 4" descr="Forms response chart. Question title: 2) Gender / लिंग:&#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2) Gender / लिंग:&#10;. Number of responses: 100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12828"/>
                    </a:xfrm>
                    <a:prstGeom prst="rect">
                      <a:avLst/>
                    </a:prstGeom>
                    <a:noFill/>
                    <a:ln>
                      <a:noFill/>
                    </a:ln>
                  </pic:spPr>
                </pic:pic>
              </a:graphicData>
            </a:graphic>
          </wp:inline>
        </w:drawing>
      </w:r>
    </w:p>
    <w:p w14:paraId="105D1FC9" w14:textId="6AFE3196" w:rsidR="00A43551" w:rsidRDefault="008F1FFD" w:rsidP="00AA443C">
      <w:pPr>
        <w:jc w:val="center"/>
        <w:rPr>
          <w:rFonts w:ascii="Times New Roman" w:hAnsi="Times New Roman" w:cs="Times New Roman"/>
          <w:b/>
          <w:bCs/>
          <w:sz w:val="28"/>
          <w:szCs w:val="28"/>
        </w:rPr>
      </w:pPr>
      <w:ins w:id="0" w:author="Microsoft Word" w:date="2025-11-11T13:22:00Z" w16du:dateUtc="2025-11-11T07:52:00Z">
        <w:r>
          <w:rPr>
            <w:rFonts w:ascii="Times New Roman" w:hAnsi="Times New Roman" w:cs="Times New Roman"/>
            <w:b/>
            <w:bCs/>
            <w:sz w:val="28"/>
            <w:szCs w:val="28"/>
          </w:rPr>
          <w:t>Graph 2: Gender of the Participants</w:t>
        </w:r>
      </w:ins>
    </w:p>
    <w:p w14:paraId="69C006A6" w14:textId="734C55CA" w:rsidR="00AA443C" w:rsidRDefault="00AA443C" w:rsidP="00AA443C">
      <w:pPr>
        <w:jc w:val="both"/>
        <w:rPr>
          <w:rFonts w:ascii="Times New Roman" w:hAnsi="Times New Roman" w:cs="Times New Roman"/>
          <w:sz w:val="24"/>
          <w:szCs w:val="24"/>
        </w:rPr>
      </w:pPr>
      <w:ins w:id="1" w:author="Microsoft Word" w:date="2025-11-11T13:22:00Z" w16du:dateUtc="2025-11-11T07:52:00Z">
        <w:r w:rsidRPr="008F1FFD">
          <w:rPr>
            <w:rFonts w:ascii="Times New Roman" w:hAnsi="Times New Roman" w:cs="Times New Roman"/>
            <w:sz w:val="24"/>
            <w:szCs w:val="24"/>
          </w:rPr>
          <w:t xml:space="preserve">Data gathered from the survey that </w:t>
        </w:r>
        <w:r>
          <w:rPr>
            <w:rFonts w:ascii="Times New Roman" w:hAnsi="Times New Roman" w:cs="Times New Roman"/>
            <w:sz w:val="24"/>
            <w:szCs w:val="24"/>
          </w:rPr>
          <w:t>60</w:t>
        </w:r>
        <w:r w:rsidRPr="008F1FFD">
          <w:rPr>
            <w:rFonts w:ascii="Times New Roman" w:hAnsi="Times New Roman" w:cs="Times New Roman"/>
            <w:sz w:val="24"/>
            <w:szCs w:val="24"/>
          </w:rPr>
          <w:t>%</w:t>
        </w:r>
        <w:r>
          <w:rPr>
            <w:rFonts w:ascii="Times New Roman" w:hAnsi="Times New Roman" w:cs="Times New Roman"/>
            <w:sz w:val="24"/>
            <w:szCs w:val="24"/>
          </w:rPr>
          <w:t xml:space="preserve"> </w:t>
        </w:r>
      </w:ins>
      <w:proofErr w:type="gramStart"/>
      <w:r w:rsidR="00327152">
        <w:rPr>
          <w:rFonts w:ascii="Times New Roman" w:hAnsi="Times New Roman" w:cs="Times New Roman"/>
          <w:sz w:val="24"/>
          <w:szCs w:val="24"/>
        </w:rPr>
        <w:t>respondents’</w:t>
      </w:r>
      <w:proofErr w:type="gramEnd"/>
      <w:ins w:id="2" w:author="Microsoft Word" w:date="2025-11-11T13:22:00Z" w16du:dateUtc="2025-11-11T07:52:00Z">
        <w:r w:rsidRPr="008F1FFD">
          <w:rPr>
            <w:rFonts w:ascii="Times New Roman" w:hAnsi="Times New Roman" w:cs="Times New Roman"/>
            <w:sz w:val="24"/>
            <w:szCs w:val="24"/>
          </w:rPr>
          <w:t xml:space="preserve"> were of </w:t>
        </w:r>
        <w:r>
          <w:rPr>
            <w:rFonts w:ascii="Times New Roman" w:hAnsi="Times New Roman" w:cs="Times New Roman"/>
            <w:sz w:val="24"/>
            <w:szCs w:val="24"/>
          </w:rPr>
          <w:t>gender</w:t>
        </w:r>
        <w:r w:rsidRPr="008F1FFD">
          <w:rPr>
            <w:rFonts w:ascii="Times New Roman" w:hAnsi="Times New Roman" w:cs="Times New Roman"/>
            <w:sz w:val="24"/>
            <w:szCs w:val="24"/>
          </w:rPr>
          <w:t xml:space="preserve"> </w:t>
        </w:r>
        <w:r>
          <w:rPr>
            <w:rFonts w:ascii="Times New Roman" w:hAnsi="Times New Roman" w:cs="Times New Roman"/>
            <w:sz w:val="24"/>
            <w:szCs w:val="24"/>
          </w:rPr>
          <w:t>Female</w:t>
        </w:r>
        <w:r w:rsidRPr="008F1FFD">
          <w:rPr>
            <w:rFonts w:ascii="Times New Roman" w:hAnsi="Times New Roman" w:cs="Times New Roman"/>
            <w:sz w:val="24"/>
            <w:szCs w:val="24"/>
          </w:rPr>
          <w:t xml:space="preserve">, consume the news through the podcast. Which is higher in </w:t>
        </w:r>
        <w:r>
          <w:rPr>
            <w:rFonts w:ascii="Times New Roman" w:hAnsi="Times New Roman" w:cs="Times New Roman"/>
            <w:sz w:val="24"/>
            <w:szCs w:val="24"/>
          </w:rPr>
          <w:t>both the gender</w:t>
        </w:r>
        <w:r w:rsidRPr="008F1FFD">
          <w:rPr>
            <w:rFonts w:ascii="Times New Roman" w:hAnsi="Times New Roman" w:cs="Times New Roman"/>
            <w:sz w:val="24"/>
            <w:szCs w:val="24"/>
          </w:rPr>
          <w:t>.</w:t>
        </w:r>
      </w:ins>
    </w:p>
    <w:p w14:paraId="742955F1" w14:textId="77777777" w:rsidR="004D02B9" w:rsidRPr="006D074E" w:rsidRDefault="004D02B9" w:rsidP="004D02B9">
      <w:pPr>
        <w:pStyle w:val="ListParagraph"/>
        <w:numPr>
          <w:ilvl w:val="0"/>
          <w:numId w:val="17"/>
        </w:numPr>
        <w:jc w:val="both"/>
        <w:rPr>
          <w:rFonts w:ascii="Times New Roman" w:hAnsi="Times New Roman" w:cs="Times New Roman"/>
          <w:sz w:val="24"/>
          <w:szCs w:val="24"/>
        </w:rPr>
      </w:pPr>
      <w:r w:rsidRPr="006D074E">
        <w:rPr>
          <w:rFonts w:ascii="Times New Roman" w:hAnsi="Times New Roman" w:cs="Times New Roman"/>
          <w:sz w:val="24"/>
          <w:szCs w:val="24"/>
        </w:rPr>
        <w:t>Male: 40%</w:t>
      </w:r>
    </w:p>
    <w:p w14:paraId="70D2E92C" w14:textId="77777777" w:rsidR="004D02B9" w:rsidRPr="006D074E" w:rsidRDefault="004D02B9" w:rsidP="004D02B9">
      <w:pPr>
        <w:pStyle w:val="ListParagraph"/>
        <w:numPr>
          <w:ilvl w:val="0"/>
          <w:numId w:val="17"/>
        </w:numPr>
        <w:jc w:val="both"/>
        <w:rPr>
          <w:rFonts w:ascii="Times New Roman" w:hAnsi="Times New Roman" w:cs="Times New Roman"/>
          <w:sz w:val="24"/>
          <w:szCs w:val="24"/>
        </w:rPr>
      </w:pPr>
      <w:r w:rsidRPr="006D074E">
        <w:rPr>
          <w:rFonts w:ascii="Times New Roman" w:hAnsi="Times New Roman" w:cs="Times New Roman"/>
          <w:sz w:val="24"/>
          <w:szCs w:val="24"/>
        </w:rPr>
        <w:t>Female: 60%</w:t>
      </w:r>
    </w:p>
    <w:p w14:paraId="6648291B" w14:textId="77777777" w:rsidR="004D02B9" w:rsidRPr="006D074E" w:rsidRDefault="004D02B9" w:rsidP="004D02B9">
      <w:pPr>
        <w:jc w:val="both"/>
        <w:rPr>
          <w:rFonts w:ascii="Times New Roman" w:hAnsi="Times New Roman" w:cs="Times New Roman"/>
          <w:sz w:val="24"/>
          <w:szCs w:val="24"/>
        </w:rPr>
      </w:pPr>
      <w:r w:rsidRPr="006D074E">
        <w:rPr>
          <w:rFonts w:ascii="Times New Roman" w:hAnsi="Times New Roman" w:cs="Times New Roman"/>
          <w:sz w:val="24"/>
          <w:szCs w:val="24"/>
        </w:rPr>
        <w:t>More women than men participated. This indicates that women are more actively consuming and engaging with video podcast content or are more willing to take part in media research. This also suggests a change in consumption patterns, as earlier studies often showed male dominance in digital news engagement.</w:t>
      </w:r>
    </w:p>
    <w:p w14:paraId="1DCD9DBE" w14:textId="77777777" w:rsidR="004D02B9" w:rsidRDefault="004D02B9" w:rsidP="00AA443C">
      <w:pPr>
        <w:jc w:val="both"/>
        <w:rPr>
          <w:ins w:id="3" w:author="Microsoft Word" w:date="2025-11-11T13:22:00Z" w16du:dateUtc="2025-11-11T07:52:00Z"/>
          <w:rFonts w:ascii="Times New Roman" w:hAnsi="Times New Roman" w:cs="Times New Roman"/>
          <w:sz w:val="24"/>
          <w:szCs w:val="24"/>
        </w:rPr>
      </w:pPr>
    </w:p>
    <w:p w14:paraId="768FB3FF" w14:textId="2BFD77A5" w:rsidR="00AA443C" w:rsidRDefault="00AA443C" w:rsidP="00AA443C">
      <w:pPr>
        <w:jc w:val="both"/>
        <w:rPr>
          <w:ins w:id="4" w:author="Microsoft Word" w:date="2025-11-11T13:22:00Z" w16du:dateUtc="2025-11-11T07:52:00Z"/>
          <w:rFonts w:ascii="Times New Roman" w:hAnsi="Times New Roman" w:cs="Times New Roman"/>
          <w:sz w:val="24"/>
          <w:szCs w:val="24"/>
        </w:rPr>
      </w:pPr>
      <w:r>
        <w:rPr>
          <w:noProof/>
        </w:rPr>
        <w:drawing>
          <wp:inline distT="0" distB="0" distL="0" distR="0" wp14:anchorId="24CB7D5E" wp14:editId="69F7028F">
            <wp:extent cx="5731510" cy="2413000"/>
            <wp:effectExtent l="0" t="0" r="2540" b="6350"/>
            <wp:docPr id="197511882" name="Picture 1" descr="Forms response chart. Question title: 3) Occupation / व्यवसाय:&#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3) Occupation / व्यवसाय:&#10;. Number of responses: 100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5A06CB7" w14:textId="2BA6461C" w:rsidR="00AA443C" w:rsidRDefault="00AA443C" w:rsidP="00AA443C">
      <w:pPr>
        <w:jc w:val="center"/>
        <w:rPr>
          <w:ins w:id="5" w:author="Microsoft Word" w:date="2025-11-11T13:22:00Z" w16du:dateUtc="2025-11-11T07:52:00Z"/>
          <w:rFonts w:ascii="Times New Roman" w:hAnsi="Times New Roman" w:cs="Times New Roman"/>
          <w:b/>
          <w:bCs/>
          <w:sz w:val="28"/>
          <w:szCs w:val="28"/>
        </w:rPr>
      </w:pPr>
      <w:ins w:id="6" w:author="Microsoft Word" w:date="2025-11-11T13:22:00Z" w16du:dateUtc="2025-11-11T07:52:00Z">
        <w:r>
          <w:rPr>
            <w:rFonts w:ascii="Times New Roman" w:hAnsi="Times New Roman" w:cs="Times New Roman"/>
            <w:b/>
            <w:bCs/>
            <w:sz w:val="28"/>
            <w:szCs w:val="28"/>
          </w:rPr>
          <w:t xml:space="preserve">Graph 3: Occupation of the Participants </w:t>
        </w:r>
      </w:ins>
    </w:p>
    <w:p w14:paraId="36283A75" w14:textId="5C80E790" w:rsidR="00AA443C" w:rsidRDefault="00AA443C" w:rsidP="00AA443C">
      <w:pPr>
        <w:jc w:val="both"/>
        <w:rPr>
          <w:rFonts w:ascii="Times New Roman" w:hAnsi="Times New Roman" w:cs="Times New Roman"/>
          <w:sz w:val="24"/>
          <w:szCs w:val="24"/>
        </w:rPr>
      </w:pPr>
      <w:ins w:id="7" w:author="Microsoft Word" w:date="2025-11-11T13:22:00Z" w16du:dateUtc="2025-11-11T07:52:00Z">
        <w:r>
          <w:rPr>
            <w:rFonts w:ascii="Times New Roman" w:hAnsi="Times New Roman" w:cs="Times New Roman"/>
            <w:sz w:val="24"/>
            <w:szCs w:val="24"/>
          </w:rPr>
          <w:t>Data gathered from the survey that 78% respondents were Occupation is students, consume news through the podcast. Which is higher in all the occupations.</w:t>
        </w:r>
      </w:ins>
    </w:p>
    <w:p w14:paraId="1C3283EA" w14:textId="58FB787B" w:rsidR="004D02B9" w:rsidRPr="004D02B9" w:rsidRDefault="004D02B9" w:rsidP="004D02B9">
      <w:pPr>
        <w:pStyle w:val="ListParagraph"/>
        <w:numPr>
          <w:ilvl w:val="1"/>
          <w:numId w:val="33"/>
        </w:numPr>
        <w:jc w:val="both"/>
        <w:rPr>
          <w:rFonts w:ascii="Times New Roman" w:hAnsi="Times New Roman" w:cs="Times New Roman"/>
          <w:sz w:val="24"/>
          <w:szCs w:val="24"/>
        </w:rPr>
      </w:pPr>
      <w:r w:rsidRPr="004D02B9">
        <w:rPr>
          <w:rFonts w:ascii="Times New Roman" w:hAnsi="Times New Roman" w:cs="Times New Roman"/>
          <w:sz w:val="24"/>
          <w:szCs w:val="24"/>
        </w:rPr>
        <w:t>Students: 78%</w:t>
      </w:r>
    </w:p>
    <w:p w14:paraId="6E5A5EE6" w14:textId="5C9F06D1" w:rsidR="004D02B9" w:rsidRPr="004D02B9" w:rsidRDefault="004D02B9" w:rsidP="004D02B9">
      <w:pPr>
        <w:pStyle w:val="ListParagraph"/>
        <w:numPr>
          <w:ilvl w:val="1"/>
          <w:numId w:val="33"/>
        </w:numPr>
        <w:jc w:val="both"/>
        <w:rPr>
          <w:rFonts w:ascii="Times New Roman" w:hAnsi="Times New Roman" w:cs="Times New Roman"/>
          <w:sz w:val="24"/>
          <w:szCs w:val="24"/>
        </w:rPr>
      </w:pPr>
      <w:r w:rsidRPr="004D02B9">
        <w:rPr>
          <w:rFonts w:ascii="Times New Roman" w:hAnsi="Times New Roman" w:cs="Times New Roman"/>
          <w:sz w:val="24"/>
          <w:szCs w:val="24"/>
        </w:rPr>
        <w:lastRenderedPageBreak/>
        <w:t>Working professionals: 6%</w:t>
      </w:r>
    </w:p>
    <w:p w14:paraId="1BF78050" w14:textId="361AEE79" w:rsidR="004D02B9" w:rsidRPr="004D02B9" w:rsidRDefault="004D02B9" w:rsidP="004D02B9">
      <w:pPr>
        <w:pStyle w:val="ListParagraph"/>
        <w:numPr>
          <w:ilvl w:val="1"/>
          <w:numId w:val="33"/>
        </w:numPr>
        <w:jc w:val="both"/>
        <w:rPr>
          <w:rFonts w:ascii="Times New Roman" w:hAnsi="Times New Roman" w:cs="Times New Roman"/>
          <w:sz w:val="24"/>
          <w:szCs w:val="24"/>
        </w:rPr>
      </w:pPr>
      <w:r w:rsidRPr="004D02B9">
        <w:rPr>
          <w:rFonts w:ascii="Times New Roman" w:hAnsi="Times New Roman" w:cs="Times New Roman"/>
          <w:sz w:val="24"/>
          <w:szCs w:val="24"/>
        </w:rPr>
        <w:t>Self-employed: 12%</w:t>
      </w:r>
    </w:p>
    <w:p w14:paraId="65B942DA" w14:textId="7E7F6169" w:rsidR="004D02B9" w:rsidRPr="004D02B9" w:rsidRDefault="004D02B9" w:rsidP="004D02B9">
      <w:pPr>
        <w:pStyle w:val="ListParagraph"/>
        <w:numPr>
          <w:ilvl w:val="1"/>
          <w:numId w:val="33"/>
        </w:numPr>
        <w:jc w:val="both"/>
        <w:rPr>
          <w:rFonts w:ascii="Times New Roman" w:hAnsi="Times New Roman" w:cs="Times New Roman"/>
          <w:sz w:val="24"/>
          <w:szCs w:val="24"/>
        </w:rPr>
      </w:pPr>
      <w:r w:rsidRPr="004D02B9">
        <w:rPr>
          <w:rFonts w:ascii="Times New Roman" w:hAnsi="Times New Roman" w:cs="Times New Roman"/>
          <w:sz w:val="24"/>
          <w:szCs w:val="24"/>
        </w:rPr>
        <w:t>Homemakers: 4%</w:t>
      </w:r>
    </w:p>
    <w:p w14:paraId="4E62D4E8" w14:textId="102C7DB7" w:rsidR="004D02B9" w:rsidRPr="004D02B9" w:rsidRDefault="004D02B9" w:rsidP="004D02B9">
      <w:pPr>
        <w:pStyle w:val="ListParagraph"/>
        <w:numPr>
          <w:ilvl w:val="1"/>
          <w:numId w:val="33"/>
        </w:numPr>
        <w:jc w:val="both"/>
        <w:rPr>
          <w:rFonts w:ascii="Times New Roman" w:hAnsi="Times New Roman" w:cs="Times New Roman"/>
          <w:sz w:val="24"/>
          <w:szCs w:val="24"/>
        </w:rPr>
      </w:pPr>
      <w:r w:rsidRPr="004D02B9">
        <w:rPr>
          <w:rFonts w:ascii="Times New Roman" w:hAnsi="Times New Roman" w:cs="Times New Roman"/>
          <w:sz w:val="24"/>
          <w:szCs w:val="24"/>
        </w:rPr>
        <w:t>Others: 0%</w:t>
      </w:r>
    </w:p>
    <w:p w14:paraId="7DBC3ABC" w14:textId="408E947C" w:rsidR="004D02B9" w:rsidRDefault="004D02B9" w:rsidP="004D02B9">
      <w:pPr>
        <w:jc w:val="both"/>
        <w:rPr>
          <w:ins w:id="8" w:author="Microsoft Word" w:date="2025-11-11T13:22:00Z" w16du:dateUtc="2025-11-11T07:52:00Z"/>
          <w:rFonts w:ascii="Times New Roman" w:hAnsi="Times New Roman" w:cs="Times New Roman"/>
          <w:sz w:val="24"/>
          <w:szCs w:val="24"/>
        </w:rPr>
      </w:pPr>
      <w:r w:rsidRPr="004D02B9">
        <w:rPr>
          <w:rFonts w:ascii="Times New Roman" w:hAnsi="Times New Roman" w:cs="Times New Roman"/>
          <w:sz w:val="24"/>
          <w:szCs w:val="24"/>
        </w:rPr>
        <w:t>A large majority of respondents were students, consistent with the age data. This suggests that video podcasts are becoming a primary news source for young learners and college communities. The small percentage of working professionals (6%) implies that adults might prefer traditional news or quicker formats like short articles or TV updates.</w:t>
      </w:r>
    </w:p>
    <w:p w14:paraId="37AEBE95" w14:textId="595DF15F" w:rsidR="00AA443C" w:rsidRPr="00AA443C" w:rsidRDefault="00AA443C" w:rsidP="00AA443C">
      <w:pPr>
        <w:jc w:val="both"/>
        <w:rPr>
          <w:ins w:id="9" w:author="Microsoft Word" w:date="2025-11-11T13:22:00Z" w16du:dateUtc="2025-11-11T07:52:00Z"/>
          <w:rFonts w:ascii="Times New Roman" w:hAnsi="Times New Roman" w:cs="Times New Roman"/>
          <w:sz w:val="24"/>
          <w:szCs w:val="24"/>
        </w:rPr>
      </w:pPr>
      <w:r>
        <w:rPr>
          <w:noProof/>
        </w:rPr>
        <w:drawing>
          <wp:inline distT="0" distB="0" distL="0" distR="0" wp14:anchorId="23235D6A" wp14:editId="078A915B">
            <wp:extent cx="5731510" cy="2413000"/>
            <wp:effectExtent l="0" t="0" r="2540" b="6350"/>
            <wp:docPr id="846412340" name="Picture 2" descr="Forms response chart. Question title: 4) Highest Education / उच्चतम शिक्षा:&#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4) Highest Education / उच्चतम शिक्षा:&#10;. Number of responses: 100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1CE0ECEB" w14:textId="77777777" w:rsidR="00AA443C" w:rsidRDefault="00AA443C" w:rsidP="00205D96">
      <w:pPr>
        <w:jc w:val="center"/>
        <w:rPr>
          <w:ins w:id="10" w:author="Microsoft Word" w:date="2025-11-11T13:22:00Z" w16du:dateUtc="2025-11-11T07:52:00Z"/>
          <w:rFonts w:ascii="Times New Roman" w:hAnsi="Times New Roman" w:cs="Times New Roman"/>
          <w:b/>
          <w:bCs/>
          <w:sz w:val="28"/>
          <w:szCs w:val="28"/>
        </w:rPr>
      </w:pPr>
      <w:ins w:id="11" w:author="Microsoft Word" w:date="2025-11-11T13:22:00Z" w16du:dateUtc="2025-11-11T07:52:00Z">
        <w:r w:rsidRPr="00AA443C">
          <w:rPr>
            <w:rFonts w:ascii="Times New Roman" w:hAnsi="Times New Roman" w:cs="Times New Roman"/>
            <w:b/>
            <w:bCs/>
            <w:sz w:val="28"/>
            <w:szCs w:val="28"/>
          </w:rPr>
          <w:t>Graph 4: Highest Education of the Participants</w:t>
        </w:r>
      </w:ins>
    </w:p>
    <w:p w14:paraId="1B609F2B" w14:textId="3F062791" w:rsidR="00AA443C" w:rsidRDefault="00AA443C" w:rsidP="00AA443C">
      <w:pPr>
        <w:jc w:val="both"/>
        <w:rPr>
          <w:rFonts w:ascii="Times New Roman" w:hAnsi="Times New Roman" w:cs="Times New Roman"/>
          <w:sz w:val="24"/>
          <w:szCs w:val="24"/>
        </w:rPr>
      </w:pPr>
      <w:ins w:id="12" w:author="Microsoft Word" w:date="2025-11-11T13:22:00Z" w16du:dateUtc="2025-11-11T07:52:00Z">
        <w:r>
          <w:rPr>
            <w:rFonts w:ascii="Times New Roman" w:hAnsi="Times New Roman" w:cs="Times New Roman"/>
            <w:sz w:val="24"/>
            <w:szCs w:val="24"/>
          </w:rPr>
          <w:t xml:space="preserve">Data gathered from the survey that 38% respondents were of Highest Education of Undergraduate </w:t>
        </w:r>
        <w:r w:rsidR="0030401F">
          <w:rPr>
            <w:rFonts w:ascii="Times New Roman" w:hAnsi="Times New Roman" w:cs="Times New Roman"/>
            <w:sz w:val="24"/>
            <w:szCs w:val="24"/>
          </w:rPr>
          <w:t>(Bachelor’s)</w:t>
        </w:r>
        <w:r>
          <w:rPr>
            <w:rFonts w:ascii="Times New Roman" w:hAnsi="Times New Roman" w:cs="Times New Roman"/>
            <w:sz w:val="24"/>
            <w:szCs w:val="24"/>
          </w:rPr>
          <w:t>, consume news through the podcast. Which is higher in all the occupations.</w:t>
        </w:r>
      </w:ins>
    </w:p>
    <w:p w14:paraId="70CA71E6" w14:textId="77777777" w:rsidR="00C91223" w:rsidRPr="00C91223" w:rsidRDefault="00C91223" w:rsidP="00C91223">
      <w:pPr>
        <w:pStyle w:val="ListParagraph"/>
        <w:numPr>
          <w:ilvl w:val="0"/>
          <w:numId w:val="34"/>
        </w:numPr>
        <w:jc w:val="both"/>
        <w:rPr>
          <w:rFonts w:ascii="Times New Roman" w:hAnsi="Times New Roman" w:cs="Times New Roman"/>
          <w:sz w:val="24"/>
          <w:szCs w:val="24"/>
        </w:rPr>
      </w:pPr>
      <w:r w:rsidRPr="00C91223">
        <w:rPr>
          <w:rFonts w:ascii="Times New Roman" w:hAnsi="Times New Roman" w:cs="Times New Roman"/>
          <w:sz w:val="24"/>
          <w:szCs w:val="24"/>
        </w:rPr>
        <w:t>High school or below: 20%</w:t>
      </w:r>
    </w:p>
    <w:p w14:paraId="2180806A" w14:textId="53BA5923" w:rsidR="00C91223" w:rsidRPr="00C91223" w:rsidRDefault="00C91223" w:rsidP="00C91223">
      <w:pPr>
        <w:pStyle w:val="ListParagraph"/>
        <w:numPr>
          <w:ilvl w:val="0"/>
          <w:numId w:val="34"/>
        </w:numPr>
        <w:jc w:val="both"/>
        <w:rPr>
          <w:rFonts w:ascii="Times New Roman" w:hAnsi="Times New Roman" w:cs="Times New Roman"/>
          <w:sz w:val="24"/>
          <w:szCs w:val="24"/>
        </w:rPr>
      </w:pPr>
      <w:r w:rsidRPr="00C91223">
        <w:rPr>
          <w:rFonts w:ascii="Times New Roman" w:hAnsi="Times New Roman" w:cs="Times New Roman"/>
          <w:sz w:val="24"/>
          <w:szCs w:val="24"/>
        </w:rPr>
        <w:t>Diploma/Intermediate: 27%</w:t>
      </w:r>
    </w:p>
    <w:p w14:paraId="59CB1FB9" w14:textId="4918E9A0" w:rsidR="00C91223" w:rsidRPr="00C91223" w:rsidRDefault="00C91223" w:rsidP="00C91223">
      <w:pPr>
        <w:pStyle w:val="ListParagraph"/>
        <w:numPr>
          <w:ilvl w:val="0"/>
          <w:numId w:val="34"/>
        </w:numPr>
        <w:jc w:val="both"/>
        <w:rPr>
          <w:rFonts w:ascii="Times New Roman" w:hAnsi="Times New Roman" w:cs="Times New Roman"/>
          <w:sz w:val="24"/>
          <w:szCs w:val="24"/>
        </w:rPr>
      </w:pPr>
      <w:r w:rsidRPr="00C91223">
        <w:rPr>
          <w:rFonts w:ascii="Times New Roman" w:hAnsi="Times New Roman" w:cs="Times New Roman"/>
          <w:sz w:val="24"/>
          <w:szCs w:val="24"/>
        </w:rPr>
        <w:t>Undergraduate: 38%</w:t>
      </w:r>
    </w:p>
    <w:p w14:paraId="608CE568" w14:textId="34D2C005" w:rsidR="00C91223" w:rsidRPr="00C91223" w:rsidRDefault="00C91223" w:rsidP="00C91223">
      <w:pPr>
        <w:pStyle w:val="ListParagraph"/>
        <w:numPr>
          <w:ilvl w:val="0"/>
          <w:numId w:val="34"/>
        </w:numPr>
        <w:jc w:val="both"/>
        <w:rPr>
          <w:rFonts w:ascii="Times New Roman" w:hAnsi="Times New Roman" w:cs="Times New Roman"/>
          <w:sz w:val="24"/>
          <w:szCs w:val="24"/>
        </w:rPr>
      </w:pPr>
      <w:r w:rsidRPr="00C91223">
        <w:rPr>
          <w:rFonts w:ascii="Times New Roman" w:hAnsi="Times New Roman" w:cs="Times New Roman"/>
          <w:sz w:val="24"/>
          <w:szCs w:val="24"/>
        </w:rPr>
        <w:t>Postgraduate: 15%</w:t>
      </w:r>
    </w:p>
    <w:p w14:paraId="07F061D6" w14:textId="1849A186" w:rsidR="004D02B9" w:rsidRDefault="00C91223" w:rsidP="00C91223">
      <w:pPr>
        <w:jc w:val="both"/>
        <w:rPr>
          <w:ins w:id="13" w:author="Microsoft Word" w:date="2025-11-11T13:22:00Z" w16du:dateUtc="2025-11-11T07:52:00Z"/>
          <w:rFonts w:ascii="Times New Roman" w:hAnsi="Times New Roman" w:cs="Times New Roman"/>
          <w:sz w:val="24"/>
          <w:szCs w:val="24"/>
        </w:rPr>
      </w:pPr>
      <w:r w:rsidRPr="00C91223">
        <w:rPr>
          <w:rFonts w:ascii="Times New Roman" w:hAnsi="Times New Roman" w:cs="Times New Roman"/>
          <w:sz w:val="24"/>
          <w:szCs w:val="24"/>
        </w:rPr>
        <w:t>Most respondents (38%) were undergraduate students, indicating that somewhat educated individuals make up the main audience for video podcasts. Only 15% of postgraduates shows that video podcast consumption is not limited to highly educated individuals, making podcasts accessible to a broader audience.</w:t>
      </w:r>
    </w:p>
    <w:p w14:paraId="713C3DB5" w14:textId="0BD91972" w:rsidR="0030401F" w:rsidRDefault="0030401F" w:rsidP="0030401F">
      <w:pPr>
        <w:jc w:val="center"/>
        <w:rPr>
          <w:ins w:id="14" w:author="Microsoft Word" w:date="2025-11-11T13:22:00Z" w16du:dateUtc="2025-11-11T07:52:00Z"/>
          <w:rFonts w:ascii="Times New Roman" w:hAnsi="Times New Roman" w:cs="Times New Roman"/>
          <w:b/>
          <w:bCs/>
          <w:sz w:val="28"/>
          <w:szCs w:val="28"/>
        </w:rPr>
      </w:pPr>
      <w:r>
        <w:rPr>
          <w:noProof/>
        </w:rPr>
        <w:lastRenderedPageBreak/>
        <w:drawing>
          <wp:inline distT="0" distB="0" distL="0" distR="0" wp14:anchorId="1B35E2A6" wp14:editId="0B7D38EB">
            <wp:extent cx="5731510" cy="2413000"/>
            <wp:effectExtent l="0" t="0" r="2540" b="6350"/>
            <wp:docPr id="129225537" name="Picture 3" descr="Forms response chart. Question title: 5) City (State) / शहर (राज्य):.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5) City (State) / शहर (राज्य):. Number of responses: 100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ins w:id="15" w:author="Microsoft Word" w:date="2025-11-11T13:22:00Z" w16du:dateUtc="2025-11-11T07:52:00Z">
        <w:r>
          <w:rPr>
            <w:rFonts w:ascii="Times New Roman" w:hAnsi="Times New Roman" w:cs="Times New Roman"/>
            <w:b/>
            <w:bCs/>
            <w:sz w:val="28"/>
            <w:szCs w:val="28"/>
          </w:rPr>
          <w:t>Graph 5: City(state) of the Participants</w:t>
        </w:r>
      </w:ins>
    </w:p>
    <w:p w14:paraId="06E3C7A4" w14:textId="00989BFD" w:rsidR="00ED0FCF" w:rsidRDefault="0030401F" w:rsidP="0030401F">
      <w:pPr>
        <w:jc w:val="both"/>
        <w:rPr>
          <w:rFonts w:ascii="Times New Roman" w:hAnsi="Times New Roman" w:cs="Times New Roman"/>
          <w:sz w:val="24"/>
          <w:szCs w:val="24"/>
        </w:rPr>
      </w:pPr>
      <w:ins w:id="16" w:author="Microsoft Word" w:date="2025-11-11T13:22:00Z" w16du:dateUtc="2025-11-11T07:52:00Z">
        <w:r>
          <w:rPr>
            <w:rFonts w:ascii="Times New Roman" w:hAnsi="Times New Roman" w:cs="Times New Roman"/>
            <w:sz w:val="24"/>
            <w:szCs w:val="24"/>
          </w:rPr>
          <w:t xml:space="preserve">Data gathered from the survey that 58% respondents were of </w:t>
        </w:r>
        <w:proofErr w:type="gramStart"/>
        <w:r>
          <w:rPr>
            <w:rFonts w:ascii="Times New Roman" w:hAnsi="Times New Roman" w:cs="Times New Roman"/>
            <w:sz w:val="24"/>
            <w:szCs w:val="24"/>
          </w:rPr>
          <w:t>City(</w:t>
        </w:r>
        <w:proofErr w:type="gramEnd"/>
        <w:r>
          <w:rPr>
            <w:rFonts w:ascii="Times New Roman" w:hAnsi="Times New Roman" w:cs="Times New Roman"/>
            <w:sz w:val="24"/>
            <w:szCs w:val="24"/>
          </w:rPr>
          <w:t>State) of Bilaspur (Chhattisgarh), consume news through the podcast. Which is higher in both the cities.</w:t>
        </w:r>
      </w:ins>
    </w:p>
    <w:p w14:paraId="47D3C8C2" w14:textId="77777777" w:rsidR="00C91223" w:rsidRPr="00C91223" w:rsidRDefault="00C91223" w:rsidP="00C91223">
      <w:pPr>
        <w:pStyle w:val="ListParagraph"/>
        <w:numPr>
          <w:ilvl w:val="0"/>
          <w:numId w:val="35"/>
        </w:numPr>
        <w:jc w:val="both"/>
        <w:rPr>
          <w:rFonts w:ascii="Times New Roman" w:hAnsi="Times New Roman" w:cs="Times New Roman"/>
          <w:sz w:val="24"/>
          <w:szCs w:val="24"/>
        </w:rPr>
      </w:pPr>
      <w:r w:rsidRPr="00C91223">
        <w:rPr>
          <w:rFonts w:ascii="Times New Roman" w:hAnsi="Times New Roman" w:cs="Times New Roman"/>
          <w:sz w:val="24"/>
          <w:szCs w:val="24"/>
        </w:rPr>
        <w:t>Bilaspur (CG): 58%</w:t>
      </w:r>
    </w:p>
    <w:p w14:paraId="22C989C1" w14:textId="459C5CE0" w:rsidR="00C91223" w:rsidRPr="00C91223" w:rsidRDefault="00C91223" w:rsidP="00C91223">
      <w:pPr>
        <w:pStyle w:val="ListParagraph"/>
        <w:numPr>
          <w:ilvl w:val="0"/>
          <w:numId w:val="35"/>
        </w:numPr>
        <w:jc w:val="both"/>
        <w:rPr>
          <w:rFonts w:ascii="Times New Roman" w:hAnsi="Times New Roman" w:cs="Times New Roman"/>
          <w:sz w:val="24"/>
          <w:szCs w:val="24"/>
        </w:rPr>
      </w:pPr>
      <w:r w:rsidRPr="00C91223">
        <w:rPr>
          <w:rFonts w:ascii="Times New Roman" w:hAnsi="Times New Roman" w:cs="Times New Roman"/>
          <w:sz w:val="24"/>
          <w:szCs w:val="24"/>
        </w:rPr>
        <w:t>Bhopal (MP): 42%</w:t>
      </w:r>
    </w:p>
    <w:p w14:paraId="4CF2468D" w14:textId="28B66B56" w:rsidR="00C91223" w:rsidRPr="00A86701" w:rsidRDefault="00C91223" w:rsidP="00C91223">
      <w:pPr>
        <w:jc w:val="both"/>
        <w:rPr>
          <w:ins w:id="17" w:author="Microsoft Word" w:date="2025-11-11T13:22:00Z" w16du:dateUtc="2025-11-11T07:52:00Z"/>
          <w:rFonts w:ascii="Times New Roman" w:hAnsi="Times New Roman" w:cs="Times New Roman"/>
          <w:sz w:val="24"/>
          <w:szCs w:val="24"/>
        </w:rPr>
      </w:pPr>
      <w:r w:rsidRPr="00C91223">
        <w:rPr>
          <w:rFonts w:ascii="Times New Roman" w:hAnsi="Times New Roman" w:cs="Times New Roman"/>
          <w:sz w:val="24"/>
          <w:szCs w:val="24"/>
        </w:rPr>
        <w:t>The responses reflect a good mix of Tier-II and Tier-III urban populations. This indicates that interest in video podcasts is not limited to major cities, but is growing in smaller ones as well.</w:t>
      </w:r>
    </w:p>
    <w:p w14:paraId="3956A90E" w14:textId="77777777" w:rsidR="00BC3AA1" w:rsidRDefault="00BC3AA1" w:rsidP="0030401F">
      <w:pPr>
        <w:jc w:val="both"/>
        <w:rPr>
          <w:rFonts w:ascii="Times New Roman" w:hAnsi="Times New Roman" w:cs="Times New Roman"/>
          <w:b/>
          <w:bCs/>
          <w:sz w:val="24"/>
          <w:szCs w:val="24"/>
        </w:rPr>
      </w:pPr>
    </w:p>
    <w:p w14:paraId="1F5B4545" w14:textId="0CBFE8E7" w:rsidR="0030401F" w:rsidRPr="00BC3AA1" w:rsidRDefault="0030401F" w:rsidP="0030401F">
      <w:pPr>
        <w:jc w:val="both"/>
        <w:rPr>
          <w:ins w:id="18" w:author="Microsoft Word" w:date="2025-11-11T13:22:00Z" w16du:dateUtc="2025-11-11T07:52:00Z"/>
          <w:rFonts w:ascii="Times New Roman" w:hAnsi="Times New Roman" w:cs="Times New Roman"/>
          <w:b/>
          <w:bCs/>
          <w:sz w:val="28"/>
          <w:szCs w:val="28"/>
        </w:rPr>
      </w:pPr>
      <w:ins w:id="19" w:author="Microsoft Word" w:date="2025-11-11T13:22:00Z" w16du:dateUtc="2025-11-11T07:52:00Z">
        <w:r w:rsidRPr="00BC3AA1">
          <w:rPr>
            <w:rFonts w:ascii="Times New Roman" w:hAnsi="Times New Roman" w:cs="Times New Roman"/>
            <w:b/>
            <w:bCs/>
            <w:sz w:val="28"/>
            <w:szCs w:val="28"/>
          </w:rPr>
          <w:t>Section B – Viewing habits</w:t>
        </w:r>
      </w:ins>
    </w:p>
    <w:p w14:paraId="1B5853FD" w14:textId="3AA7ADA8" w:rsidR="0030401F" w:rsidRPr="0030401F" w:rsidRDefault="00ED0FCF" w:rsidP="0030401F">
      <w:pPr>
        <w:jc w:val="both"/>
        <w:rPr>
          <w:ins w:id="20" w:author="Microsoft Word" w:date="2025-11-11T13:22:00Z" w16du:dateUtc="2025-11-11T07:52:00Z"/>
          <w:rFonts w:ascii="Times New Roman" w:hAnsi="Times New Roman" w:cs="Times New Roman"/>
          <w:sz w:val="24"/>
          <w:szCs w:val="24"/>
        </w:rPr>
      </w:pPr>
      <w:r>
        <w:rPr>
          <w:noProof/>
        </w:rPr>
        <w:drawing>
          <wp:inline distT="0" distB="0" distL="0" distR="0" wp14:anchorId="26F12B30" wp14:editId="619BF5CB">
            <wp:extent cx="5731510" cy="2413000"/>
            <wp:effectExtent l="0" t="0" r="2540" b="6350"/>
            <wp:docPr id="156868619" name="Picture 4" descr="Forms response chart. Question title: 6) Frequency of watching video podcasts / वीडियो पॉडकास्ट देखने की आवृत्ति:&#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6) Frequency of watching video podcasts / वीडियो पॉडकास्ट देखने की आवृत्ति:&#10;. Number of responses: 100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ins w:id="21" w:author="Microsoft Word" w:date="2025-11-11T13:22:00Z" w16du:dateUtc="2025-11-11T07:52:00Z">
        <w:r w:rsidR="0030401F" w:rsidRPr="0030401F">
          <w:rPr>
            <w:rFonts w:ascii="Times New Roman" w:hAnsi="Times New Roman" w:cs="Times New Roman"/>
            <w:b/>
            <w:bCs/>
            <w:sz w:val="24"/>
            <w:szCs w:val="24"/>
          </w:rPr>
          <w:t xml:space="preserve"> </w:t>
        </w:r>
        <w:r w:rsidR="0030401F">
          <w:rPr>
            <w:rFonts w:ascii="Times New Roman" w:hAnsi="Times New Roman" w:cs="Times New Roman"/>
            <w:sz w:val="24"/>
            <w:szCs w:val="24"/>
          </w:rPr>
          <w:t xml:space="preserve"> </w:t>
        </w:r>
      </w:ins>
    </w:p>
    <w:p w14:paraId="5497F5AD" w14:textId="734C1AC1" w:rsidR="00ED0FCF" w:rsidRDefault="00ED0FCF" w:rsidP="00ED0FCF">
      <w:pPr>
        <w:jc w:val="center"/>
        <w:rPr>
          <w:ins w:id="22" w:author="Microsoft Word" w:date="2025-11-11T13:22:00Z" w16du:dateUtc="2025-11-11T07:52:00Z"/>
          <w:rFonts w:ascii="Times New Roman" w:hAnsi="Times New Roman" w:cs="Times New Roman"/>
          <w:b/>
          <w:bCs/>
          <w:sz w:val="28"/>
          <w:szCs w:val="28"/>
        </w:rPr>
      </w:pPr>
      <w:ins w:id="23" w:author="Microsoft Word" w:date="2025-11-11T13:22:00Z" w16du:dateUtc="2025-11-11T07:52:00Z">
        <w:r>
          <w:rPr>
            <w:rFonts w:ascii="Times New Roman" w:hAnsi="Times New Roman" w:cs="Times New Roman"/>
            <w:b/>
            <w:bCs/>
            <w:sz w:val="28"/>
            <w:szCs w:val="28"/>
          </w:rPr>
          <w:t>Graph 6: Frequency of watching video podcast of the Participants</w:t>
        </w:r>
      </w:ins>
    </w:p>
    <w:p w14:paraId="677CE09F" w14:textId="109FE835" w:rsidR="00AA443C" w:rsidRDefault="00ED0FCF" w:rsidP="00ED0FCF">
      <w:pPr>
        <w:jc w:val="both"/>
        <w:rPr>
          <w:rFonts w:ascii="Times New Roman" w:hAnsi="Times New Roman" w:cs="Times New Roman"/>
          <w:sz w:val="24"/>
          <w:szCs w:val="24"/>
        </w:rPr>
      </w:pPr>
      <w:ins w:id="24" w:author="Microsoft Word" w:date="2025-11-11T13:22:00Z" w16du:dateUtc="2025-11-11T07:52:00Z">
        <w:r>
          <w:rPr>
            <w:rFonts w:ascii="Times New Roman" w:hAnsi="Times New Roman" w:cs="Times New Roman"/>
            <w:sz w:val="24"/>
            <w:szCs w:val="24"/>
          </w:rPr>
          <w:t>Data gathered from the survey that 37% respondents were of Frequency of watching video podcasts is weekly, consume news through the podcast. Which is higher in all the frequencies.</w:t>
        </w:r>
      </w:ins>
    </w:p>
    <w:p w14:paraId="5AB8B5C2" w14:textId="77777777" w:rsidR="00C91223" w:rsidRPr="00C91223" w:rsidRDefault="00C91223" w:rsidP="00C91223">
      <w:pPr>
        <w:pStyle w:val="ListParagraph"/>
        <w:numPr>
          <w:ilvl w:val="0"/>
          <w:numId w:val="36"/>
        </w:numPr>
        <w:jc w:val="both"/>
        <w:rPr>
          <w:rFonts w:ascii="Times New Roman" w:hAnsi="Times New Roman" w:cs="Times New Roman"/>
          <w:sz w:val="24"/>
          <w:szCs w:val="24"/>
        </w:rPr>
      </w:pPr>
      <w:r w:rsidRPr="00C91223">
        <w:rPr>
          <w:rFonts w:ascii="Times New Roman" w:hAnsi="Times New Roman" w:cs="Times New Roman"/>
          <w:sz w:val="24"/>
          <w:szCs w:val="24"/>
        </w:rPr>
        <w:t>Daily: 22%</w:t>
      </w:r>
    </w:p>
    <w:p w14:paraId="7B21AF1C" w14:textId="212D9391" w:rsidR="00C91223" w:rsidRPr="00C91223" w:rsidRDefault="00C91223" w:rsidP="00C91223">
      <w:pPr>
        <w:pStyle w:val="ListParagraph"/>
        <w:numPr>
          <w:ilvl w:val="0"/>
          <w:numId w:val="36"/>
        </w:numPr>
        <w:jc w:val="both"/>
        <w:rPr>
          <w:rFonts w:ascii="Times New Roman" w:hAnsi="Times New Roman" w:cs="Times New Roman"/>
          <w:sz w:val="24"/>
          <w:szCs w:val="24"/>
        </w:rPr>
      </w:pPr>
      <w:r w:rsidRPr="00C91223">
        <w:rPr>
          <w:rFonts w:ascii="Times New Roman" w:hAnsi="Times New Roman" w:cs="Times New Roman"/>
          <w:sz w:val="24"/>
          <w:szCs w:val="24"/>
        </w:rPr>
        <w:t>Weekly: 37%</w:t>
      </w:r>
    </w:p>
    <w:p w14:paraId="5647CAFE" w14:textId="3BF1AB43" w:rsidR="00C91223" w:rsidRPr="00C91223" w:rsidRDefault="00C91223" w:rsidP="00C91223">
      <w:pPr>
        <w:pStyle w:val="ListParagraph"/>
        <w:numPr>
          <w:ilvl w:val="0"/>
          <w:numId w:val="36"/>
        </w:numPr>
        <w:jc w:val="both"/>
        <w:rPr>
          <w:rFonts w:ascii="Times New Roman" w:hAnsi="Times New Roman" w:cs="Times New Roman"/>
          <w:sz w:val="24"/>
          <w:szCs w:val="24"/>
        </w:rPr>
      </w:pPr>
      <w:r w:rsidRPr="00C91223">
        <w:rPr>
          <w:rFonts w:ascii="Times New Roman" w:hAnsi="Times New Roman" w:cs="Times New Roman"/>
          <w:sz w:val="24"/>
          <w:szCs w:val="24"/>
        </w:rPr>
        <w:lastRenderedPageBreak/>
        <w:t>Monthly: 11%</w:t>
      </w:r>
    </w:p>
    <w:p w14:paraId="1B435C00" w14:textId="5A523270" w:rsidR="00C91223" w:rsidRPr="00C91223" w:rsidRDefault="00C91223" w:rsidP="00C91223">
      <w:pPr>
        <w:pStyle w:val="ListParagraph"/>
        <w:numPr>
          <w:ilvl w:val="0"/>
          <w:numId w:val="36"/>
        </w:numPr>
        <w:jc w:val="both"/>
        <w:rPr>
          <w:rFonts w:ascii="Times New Roman" w:hAnsi="Times New Roman" w:cs="Times New Roman"/>
          <w:sz w:val="24"/>
          <w:szCs w:val="24"/>
        </w:rPr>
      </w:pPr>
      <w:r w:rsidRPr="00C91223">
        <w:rPr>
          <w:rFonts w:ascii="Times New Roman" w:hAnsi="Times New Roman" w:cs="Times New Roman"/>
          <w:sz w:val="24"/>
          <w:szCs w:val="24"/>
        </w:rPr>
        <w:t>Rarely: 27%</w:t>
      </w:r>
    </w:p>
    <w:p w14:paraId="022D2ACB" w14:textId="48EE4376" w:rsidR="00C91223" w:rsidRPr="00C91223" w:rsidRDefault="00C91223" w:rsidP="00C91223">
      <w:pPr>
        <w:pStyle w:val="ListParagraph"/>
        <w:numPr>
          <w:ilvl w:val="0"/>
          <w:numId w:val="36"/>
        </w:numPr>
        <w:jc w:val="both"/>
        <w:rPr>
          <w:rFonts w:ascii="Times New Roman" w:hAnsi="Times New Roman" w:cs="Times New Roman"/>
          <w:sz w:val="24"/>
          <w:szCs w:val="24"/>
        </w:rPr>
      </w:pPr>
      <w:r w:rsidRPr="00C91223">
        <w:rPr>
          <w:rFonts w:ascii="Times New Roman" w:hAnsi="Times New Roman" w:cs="Times New Roman"/>
          <w:sz w:val="24"/>
          <w:szCs w:val="24"/>
        </w:rPr>
        <w:t>Never: 3%</w:t>
      </w:r>
    </w:p>
    <w:p w14:paraId="71B0A1B7" w14:textId="19CF6977" w:rsidR="00C91223" w:rsidRDefault="00C91223" w:rsidP="00C91223">
      <w:pPr>
        <w:jc w:val="both"/>
        <w:rPr>
          <w:ins w:id="25" w:author="Microsoft Word" w:date="2025-11-11T13:22:00Z" w16du:dateUtc="2025-11-11T07:52:00Z"/>
          <w:rFonts w:ascii="Times New Roman" w:hAnsi="Times New Roman" w:cs="Times New Roman"/>
          <w:sz w:val="24"/>
          <w:szCs w:val="24"/>
        </w:rPr>
      </w:pPr>
      <w:r w:rsidRPr="00C91223">
        <w:rPr>
          <w:rFonts w:ascii="Times New Roman" w:hAnsi="Times New Roman" w:cs="Times New Roman"/>
          <w:sz w:val="24"/>
          <w:szCs w:val="24"/>
        </w:rPr>
        <w:t>Weekly viewers form the largest group (37%), showing that video podcasts are steadily becoming a regular news source. Daily viewers (22%) are highly engaged. Rare viewers (27%) suggest that a significant number still use podcasts occasionally. Only 3% never consume podcasts, confirming that awareness of video podcasts is widespread.</w:t>
      </w:r>
    </w:p>
    <w:p w14:paraId="03A358FF" w14:textId="3FE007B6" w:rsidR="0085513C" w:rsidRDefault="0085513C" w:rsidP="00ED0FCF">
      <w:pPr>
        <w:jc w:val="both"/>
        <w:rPr>
          <w:ins w:id="26" w:author="Microsoft Word" w:date="2025-11-11T13:22:00Z" w16du:dateUtc="2025-11-11T07:52:00Z"/>
          <w:rFonts w:ascii="Times New Roman" w:hAnsi="Times New Roman" w:cs="Times New Roman"/>
          <w:sz w:val="24"/>
          <w:szCs w:val="24"/>
        </w:rPr>
      </w:pPr>
      <w:r>
        <w:rPr>
          <w:noProof/>
        </w:rPr>
        <w:drawing>
          <wp:inline distT="0" distB="0" distL="0" distR="0" wp14:anchorId="1D20FCEE" wp14:editId="2B66A5B9">
            <wp:extent cx="5731510" cy="2413000"/>
            <wp:effectExtent l="0" t="0" r="2540" b="6350"/>
            <wp:docPr id="1215726888" name="Picture 5" descr="Forms response chart. Question title: 7) Preferred platform for video podcasts / पसंदीदा प्लेटफ़ॉर्म:&#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7) Preferred platform for video podcasts / पसंदीदा प्लेटफ़ॉर्म:&#10;. Number of responses: 100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57EE4E1A" w14:textId="77777777" w:rsidR="00DC6684" w:rsidRDefault="00DC6684" w:rsidP="00DC6684">
      <w:pPr>
        <w:jc w:val="center"/>
        <w:rPr>
          <w:rFonts w:ascii="Times New Roman" w:hAnsi="Times New Roman" w:cs="Times New Roman"/>
          <w:b/>
          <w:bCs/>
          <w:sz w:val="28"/>
          <w:szCs w:val="28"/>
        </w:rPr>
      </w:pPr>
      <w:r>
        <w:rPr>
          <w:rFonts w:ascii="Times New Roman" w:hAnsi="Times New Roman" w:cs="Times New Roman"/>
          <w:b/>
          <w:bCs/>
          <w:sz w:val="28"/>
          <w:szCs w:val="28"/>
        </w:rPr>
        <w:t>Graph 7: Preferred platforms for video podcasts</w:t>
      </w:r>
    </w:p>
    <w:p w14:paraId="17276987" w14:textId="3A2D6FF3" w:rsidR="00DC6684" w:rsidRDefault="00DC6684" w:rsidP="00DC6684">
      <w:pPr>
        <w:jc w:val="both"/>
        <w:rPr>
          <w:rFonts w:ascii="Times New Roman" w:hAnsi="Times New Roman" w:cs="Times New Roman"/>
          <w:sz w:val="24"/>
          <w:szCs w:val="24"/>
        </w:rPr>
      </w:pPr>
      <w:r>
        <w:rPr>
          <w:rFonts w:ascii="Times New Roman" w:hAnsi="Times New Roman" w:cs="Times New Roman"/>
          <w:b/>
          <w:bCs/>
          <w:sz w:val="28"/>
          <w:szCs w:val="28"/>
        </w:rPr>
        <w:t xml:space="preserve"> </w:t>
      </w:r>
      <w:ins w:id="27" w:author="Microsoft Word" w:date="2025-11-11T13:22:00Z" w16du:dateUtc="2025-11-11T07:52:00Z">
        <w:r>
          <w:rPr>
            <w:rFonts w:ascii="Times New Roman" w:hAnsi="Times New Roman" w:cs="Times New Roman"/>
            <w:sz w:val="24"/>
            <w:szCs w:val="24"/>
          </w:rPr>
          <w:t xml:space="preserve">Data gathered from the survey that </w:t>
        </w:r>
      </w:ins>
      <w:r>
        <w:rPr>
          <w:rFonts w:ascii="Times New Roman" w:hAnsi="Times New Roman" w:cs="Times New Roman"/>
          <w:sz w:val="24"/>
          <w:szCs w:val="24"/>
        </w:rPr>
        <w:t>68</w:t>
      </w:r>
      <w:ins w:id="28" w:author="Microsoft Word" w:date="2025-11-11T13:22:00Z" w16du:dateUtc="2025-11-11T07:52:00Z">
        <w:r>
          <w:rPr>
            <w:rFonts w:ascii="Times New Roman" w:hAnsi="Times New Roman" w:cs="Times New Roman"/>
            <w:sz w:val="24"/>
            <w:szCs w:val="24"/>
          </w:rPr>
          <w:t xml:space="preserve">% respondents were of </w:t>
        </w:r>
      </w:ins>
      <w:r>
        <w:rPr>
          <w:rFonts w:ascii="Times New Roman" w:hAnsi="Times New Roman" w:cs="Times New Roman"/>
          <w:sz w:val="24"/>
          <w:szCs w:val="24"/>
        </w:rPr>
        <w:t xml:space="preserve">preferred platform for video podcast is </w:t>
      </w:r>
      <w:proofErr w:type="spellStart"/>
      <w:r>
        <w:rPr>
          <w:rFonts w:ascii="Times New Roman" w:hAnsi="Times New Roman" w:cs="Times New Roman"/>
          <w:sz w:val="24"/>
          <w:szCs w:val="24"/>
        </w:rPr>
        <w:t>Youtube</w:t>
      </w:r>
      <w:proofErr w:type="spellEnd"/>
      <w:ins w:id="29" w:author="Microsoft Word" w:date="2025-11-11T13:22:00Z" w16du:dateUtc="2025-11-11T07:52:00Z">
        <w:r>
          <w:rPr>
            <w:rFonts w:ascii="Times New Roman" w:hAnsi="Times New Roman" w:cs="Times New Roman"/>
            <w:sz w:val="24"/>
            <w:szCs w:val="24"/>
          </w:rPr>
          <w:t xml:space="preserve">, consume news through the podcast. Which is higher in all the </w:t>
        </w:r>
      </w:ins>
      <w:r>
        <w:rPr>
          <w:rFonts w:ascii="Times New Roman" w:hAnsi="Times New Roman" w:cs="Times New Roman"/>
          <w:sz w:val="24"/>
          <w:szCs w:val="24"/>
        </w:rPr>
        <w:t>platforms</w:t>
      </w:r>
      <w:ins w:id="30" w:author="Microsoft Word" w:date="2025-11-11T13:22:00Z" w16du:dateUtc="2025-11-11T07:52:00Z">
        <w:r>
          <w:rPr>
            <w:rFonts w:ascii="Times New Roman" w:hAnsi="Times New Roman" w:cs="Times New Roman"/>
            <w:sz w:val="24"/>
            <w:szCs w:val="24"/>
          </w:rPr>
          <w:t>.</w:t>
        </w:r>
      </w:ins>
    </w:p>
    <w:p w14:paraId="0CD53BB0" w14:textId="77777777" w:rsidR="00C91223" w:rsidRPr="00C91223" w:rsidRDefault="00C91223" w:rsidP="00C91223">
      <w:pPr>
        <w:pStyle w:val="ListParagraph"/>
        <w:numPr>
          <w:ilvl w:val="0"/>
          <w:numId w:val="37"/>
        </w:numPr>
        <w:jc w:val="both"/>
        <w:rPr>
          <w:rFonts w:ascii="Times New Roman" w:hAnsi="Times New Roman" w:cs="Times New Roman"/>
          <w:sz w:val="24"/>
          <w:szCs w:val="24"/>
        </w:rPr>
      </w:pPr>
      <w:r w:rsidRPr="00C91223">
        <w:rPr>
          <w:rFonts w:ascii="Times New Roman" w:hAnsi="Times New Roman" w:cs="Times New Roman"/>
          <w:sz w:val="24"/>
          <w:szCs w:val="24"/>
        </w:rPr>
        <w:t>YouTube: 68%</w:t>
      </w:r>
    </w:p>
    <w:p w14:paraId="6B5F876E" w14:textId="5DAF8B6C" w:rsidR="00C91223" w:rsidRPr="00C91223" w:rsidRDefault="00C91223" w:rsidP="00C91223">
      <w:pPr>
        <w:pStyle w:val="ListParagraph"/>
        <w:numPr>
          <w:ilvl w:val="0"/>
          <w:numId w:val="37"/>
        </w:numPr>
        <w:jc w:val="both"/>
        <w:rPr>
          <w:rFonts w:ascii="Times New Roman" w:hAnsi="Times New Roman" w:cs="Times New Roman"/>
          <w:sz w:val="24"/>
          <w:szCs w:val="24"/>
        </w:rPr>
      </w:pPr>
      <w:r w:rsidRPr="00C91223">
        <w:rPr>
          <w:rFonts w:ascii="Times New Roman" w:hAnsi="Times New Roman" w:cs="Times New Roman"/>
          <w:sz w:val="24"/>
          <w:szCs w:val="24"/>
        </w:rPr>
        <w:t>Spotify: 2%</w:t>
      </w:r>
    </w:p>
    <w:p w14:paraId="4ADB8584" w14:textId="442E00E7" w:rsidR="00C91223" w:rsidRPr="00C91223" w:rsidRDefault="00C91223" w:rsidP="00C91223">
      <w:pPr>
        <w:pStyle w:val="ListParagraph"/>
        <w:numPr>
          <w:ilvl w:val="0"/>
          <w:numId w:val="37"/>
        </w:numPr>
        <w:jc w:val="both"/>
        <w:rPr>
          <w:rFonts w:ascii="Times New Roman" w:hAnsi="Times New Roman" w:cs="Times New Roman"/>
          <w:sz w:val="24"/>
          <w:szCs w:val="24"/>
        </w:rPr>
      </w:pPr>
      <w:r w:rsidRPr="00C91223">
        <w:rPr>
          <w:rFonts w:ascii="Times New Roman" w:hAnsi="Times New Roman" w:cs="Times New Roman"/>
          <w:sz w:val="24"/>
          <w:szCs w:val="24"/>
        </w:rPr>
        <w:t>Instagram: 21%</w:t>
      </w:r>
    </w:p>
    <w:p w14:paraId="629DEAD9" w14:textId="0D1F0420" w:rsidR="00C91223" w:rsidRPr="00C91223" w:rsidRDefault="00C91223" w:rsidP="00C91223">
      <w:pPr>
        <w:pStyle w:val="ListParagraph"/>
        <w:numPr>
          <w:ilvl w:val="0"/>
          <w:numId w:val="37"/>
        </w:numPr>
        <w:jc w:val="both"/>
        <w:rPr>
          <w:rFonts w:ascii="Times New Roman" w:hAnsi="Times New Roman" w:cs="Times New Roman"/>
          <w:sz w:val="24"/>
          <w:szCs w:val="24"/>
        </w:rPr>
      </w:pPr>
      <w:r w:rsidRPr="00C91223">
        <w:rPr>
          <w:rFonts w:ascii="Times New Roman" w:hAnsi="Times New Roman" w:cs="Times New Roman"/>
          <w:sz w:val="24"/>
          <w:szCs w:val="24"/>
        </w:rPr>
        <w:t>News website/app: 6%</w:t>
      </w:r>
    </w:p>
    <w:p w14:paraId="5F477520" w14:textId="7646500B" w:rsidR="00C91223" w:rsidRPr="00C91223" w:rsidRDefault="00C91223" w:rsidP="00C91223">
      <w:pPr>
        <w:pStyle w:val="ListParagraph"/>
        <w:numPr>
          <w:ilvl w:val="0"/>
          <w:numId w:val="37"/>
        </w:numPr>
        <w:jc w:val="both"/>
        <w:rPr>
          <w:rFonts w:ascii="Times New Roman" w:hAnsi="Times New Roman" w:cs="Times New Roman"/>
          <w:sz w:val="24"/>
          <w:szCs w:val="24"/>
        </w:rPr>
      </w:pPr>
      <w:r w:rsidRPr="00C91223">
        <w:rPr>
          <w:rFonts w:ascii="Times New Roman" w:hAnsi="Times New Roman" w:cs="Times New Roman"/>
          <w:sz w:val="24"/>
          <w:szCs w:val="24"/>
        </w:rPr>
        <w:t>Others: 3%</w:t>
      </w:r>
    </w:p>
    <w:p w14:paraId="22EAD958" w14:textId="536534D9"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YouTube is the leading platform for video podcasts, mainly due to its accessibility, visual format, and wide usage in India. The 21% choosing Instagram indicates that short-form video podcasts or clips (Reels, IGTV) are gaining popularity. Very few people use Spotify for video podcasts.</w:t>
      </w:r>
    </w:p>
    <w:p w14:paraId="52BA2D95" w14:textId="2F6057EB" w:rsidR="00DC6684" w:rsidRDefault="00DC6684" w:rsidP="00DC6684">
      <w:pPr>
        <w:jc w:val="both"/>
        <w:rPr>
          <w:rFonts w:ascii="Times New Roman" w:hAnsi="Times New Roman" w:cs="Times New Roman"/>
          <w:sz w:val="24"/>
          <w:szCs w:val="24"/>
        </w:rPr>
      </w:pPr>
      <w:r>
        <w:rPr>
          <w:noProof/>
        </w:rPr>
        <w:lastRenderedPageBreak/>
        <w:drawing>
          <wp:inline distT="0" distB="0" distL="0" distR="0" wp14:anchorId="44A9C99E" wp14:editId="6CEEF27E">
            <wp:extent cx="5731510" cy="2413000"/>
            <wp:effectExtent l="0" t="0" r="2540" b="6350"/>
            <wp:docPr id="1637054084" name="Picture 1" descr="Forms response chart. Question title: &#10;8) Type of content usually watched / आमतौर पर देखी जाने वाली सामग्री:&#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10;8) Type of content usually watched / आमतौर पर देखी जाने वाली सामग्री:&#10;. Number of responses: 100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3FA39182" w14:textId="7BF59DF9" w:rsidR="00DC6684" w:rsidRDefault="00DC6684" w:rsidP="00DC6684">
      <w:pPr>
        <w:jc w:val="center"/>
        <w:rPr>
          <w:rFonts w:ascii="Times New Roman" w:hAnsi="Times New Roman" w:cs="Times New Roman"/>
          <w:b/>
          <w:bCs/>
          <w:sz w:val="28"/>
          <w:szCs w:val="28"/>
        </w:rPr>
      </w:pPr>
      <w:r>
        <w:rPr>
          <w:rFonts w:ascii="Times New Roman" w:hAnsi="Times New Roman" w:cs="Times New Roman"/>
          <w:b/>
          <w:bCs/>
          <w:sz w:val="28"/>
          <w:szCs w:val="28"/>
        </w:rPr>
        <w:t>Graph 8: Types of content usually watched</w:t>
      </w:r>
    </w:p>
    <w:p w14:paraId="409873EF" w14:textId="2BAD0E25" w:rsidR="00DC6684" w:rsidRDefault="00DC6684" w:rsidP="00DC6684">
      <w:pPr>
        <w:jc w:val="both"/>
        <w:rPr>
          <w:rFonts w:ascii="Times New Roman" w:hAnsi="Times New Roman" w:cs="Times New Roman"/>
          <w:sz w:val="24"/>
          <w:szCs w:val="24"/>
        </w:rPr>
      </w:pPr>
      <w:r>
        <w:rPr>
          <w:rFonts w:ascii="Times New Roman" w:hAnsi="Times New Roman" w:cs="Times New Roman"/>
          <w:sz w:val="24"/>
          <w:szCs w:val="24"/>
        </w:rPr>
        <w:t>Data gathered from the survey that 35%</w:t>
      </w:r>
      <w:r w:rsidR="00BC3AA1">
        <w:rPr>
          <w:rFonts w:ascii="Times New Roman" w:hAnsi="Times New Roman" w:cs="Times New Roman"/>
          <w:sz w:val="24"/>
          <w:szCs w:val="24"/>
        </w:rPr>
        <w:t xml:space="preserve"> respondents were of what type of content usually watched is Interview or talk shows, consume news through the podcast. Which is higher in all the content watched.</w:t>
      </w:r>
    </w:p>
    <w:p w14:paraId="028B5D4E" w14:textId="77777777" w:rsidR="00C91223" w:rsidRPr="00C91223" w:rsidRDefault="00C91223" w:rsidP="00C91223">
      <w:pPr>
        <w:pStyle w:val="ListParagraph"/>
        <w:numPr>
          <w:ilvl w:val="0"/>
          <w:numId w:val="38"/>
        </w:numPr>
        <w:jc w:val="both"/>
        <w:rPr>
          <w:rFonts w:ascii="Times New Roman" w:hAnsi="Times New Roman" w:cs="Times New Roman"/>
          <w:sz w:val="24"/>
          <w:szCs w:val="24"/>
        </w:rPr>
      </w:pPr>
      <w:r w:rsidRPr="00C91223">
        <w:rPr>
          <w:rFonts w:ascii="Times New Roman" w:hAnsi="Times New Roman" w:cs="Times New Roman"/>
          <w:sz w:val="24"/>
          <w:szCs w:val="24"/>
        </w:rPr>
        <w:t>Interviews/Talk Shows: 35%</w:t>
      </w:r>
    </w:p>
    <w:p w14:paraId="378721CC" w14:textId="3B477863" w:rsidR="00C91223" w:rsidRPr="00C91223" w:rsidRDefault="00C91223" w:rsidP="00C91223">
      <w:pPr>
        <w:pStyle w:val="ListParagraph"/>
        <w:numPr>
          <w:ilvl w:val="0"/>
          <w:numId w:val="38"/>
        </w:numPr>
        <w:jc w:val="both"/>
        <w:rPr>
          <w:rFonts w:ascii="Times New Roman" w:hAnsi="Times New Roman" w:cs="Times New Roman"/>
          <w:sz w:val="24"/>
          <w:szCs w:val="24"/>
        </w:rPr>
      </w:pPr>
      <w:r w:rsidRPr="00C91223">
        <w:rPr>
          <w:rFonts w:ascii="Times New Roman" w:hAnsi="Times New Roman" w:cs="Times New Roman"/>
          <w:sz w:val="24"/>
          <w:szCs w:val="24"/>
        </w:rPr>
        <w:t>Lifestyle/Entertainment: 27%</w:t>
      </w:r>
    </w:p>
    <w:p w14:paraId="56286C3F" w14:textId="2CCB3A8F" w:rsidR="00C91223" w:rsidRPr="00C91223" w:rsidRDefault="00C91223" w:rsidP="00C91223">
      <w:pPr>
        <w:pStyle w:val="ListParagraph"/>
        <w:numPr>
          <w:ilvl w:val="0"/>
          <w:numId w:val="38"/>
        </w:numPr>
        <w:jc w:val="both"/>
        <w:rPr>
          <w:rFonts w:ascii="Times New Roman" w:hAnsi="Times New Roman" w:cs="Times New Roman"/>
          <w:sz w:val="24"/>
          <w:szCs w:val="24"/>
        </w:rPr>
      </w:pPr>
      <w:r w:rsidRPr="00C91223">
        <w:rPr>
          <w:rFonts w:ascii="Times New Roman" w:hAnsi="Times New Roman" w:cs="Times New Roman"/>
          <w:sz w:val="24"/>
          <w:szCs w:val="24"/>
        </w:rPr>
        <w:t>Educational/Explainers: 20%</w:t>
      </w:r>
    </w:p>
    <w:p w14:paraId="67CD9542" w14:textId="6A6261C5" w:rsidR="00C91223" w:rsidRPr="00C91223" w:rsidRDefault="00C91223" w:rsidP="00C91223">
      <w:pPr>
        <w:pStyle w:val="ListParagraph"/>
        <w:numPr>
          <w:ilvl w:val="0"/>
          <w:numId w:val="38"/>
        </w:numPr>
        <w:jc w:val="both"/>
        <w:rPr>
          <w:rFonts w:ascii="Times New Roman" w:hAnsi="Times New Roman" w:cs="Times New Roman"/>
          <w:sz w:val="24"/>
          <w:szCs w:val="24"/>
        </w:rPr>
      </w:pPr>
      <w:r w:rsidRPr="00C91223">
        <w:rPr>
          <w:rFonts w:ascii="Times New Roman" w:hAnsi="Times New Roman" w:cs="Times New Roman"/>
          <w:sz w:val="24"/>
          <w:szCs w:val="24"/>
        </w:rPr>
        <w:t>News &amp; Current Affairs: 18%</w:t>
      </w:r>
    </w:p>
    <w:p w14:paraId="3CD44457" w14:textId="54E40627"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 xml:space="preserve">The most preferred content is interviews and talk shows, showing that audiences </w:t>
      </w:r>
      <w:proofErr w:type="spellStart"/>
      <w:r w:rsidRPr="00C91223">
        <w:rPr>
          <w:rFonts w:ascii="Times New Roman" w:hAnsi="Times New Roman" w:cs="Times New Roman"/>
          <w:sz w:val="24"/>
          <w:szCs w:val="24"/>
        </w:rPr>
        <w:t>favor</w:t>
      </w:r>
      <w:proofErr w:type="spellEnd"/>
      <w:r w:rsidRPr="00C91223">
        <w:rPr>
          <w:rFonts w:ascii="Times New Roman" w:hAnsi="Times New Roman" w:cs="Times New Roman"/>
          <w:sz w:val="24"/>
          <w:szCs w:val="24"/>
        </w:rPr>
        <w:t xml:space="preserve"> conversational formats. Surprisingly, news/current affairs </w:t>
      </w:r>
      <w:proofErr w:type="gramStart"/>
      <w:r w:rsidRPr="00C91223">
        <w:rPr>
          <w:rFonts w:ascii="Times New Roman" w:hAnsi="Times New Roman" w:cs="Times New Roman"/>
          <w:sz w:val="24"/>
          <w:szCs w:val="24"/>
        </w:rPr>
        <w:t>ranks</w:t>
      </w:r>
      <w:proofErr w:type="gramEnd"/>
      <w:r w:rsidRPr="00C91223">
        <w:rPr>
          <w:rFonts w:ascii="Times New Roman" w:hAnsi="Times New Roman" w:cs="Times New Roman"/>
          <w:sz w:val="24"/>
          <w:szCs w:val="24"/>
        </w:rPr>
        <w:t xml:space="preserve"> lowest (18%), suggesting that audiences prefer discussion-based or narrative styles instead of traditional news reading.</w:t>
      </w:r>
    </w:p>
    <w:p w14:paraId="2A22E00A" w14:textId="50C0CA2D" w:rsidR="00BC3AA1" w:rsidRPr="00DC6684" w:rsidRDefault="00BC3AA1" w:rsidP="00DC6684">
      <w:pPr>
        <w:jc w:val="both"/>
        <w:rPr>
          <w:ins w:id="31" w:author="Microsoft Word" w:date="2025-11-11T13:22:00Z" w16du:dateUtc="2025-11-11T07:52:00Z"/>
          <w:rFonts w:ascii="Times New Roman" w:hAnsi="Times New Roman" w:cs="Times New Roman"/>
          <w:sz w:val="24"/>
          <w:szCs w:val="24"/>
        </w:rPr>
      </w:pPr>
      <w:r>
        <w:rPr>
          <w:noProof/>
        </w:rPr>
        <w:drawing>
          <wp:inline distT="0" distB="0" distL="0" distR="0" wp14:anchorId="279AC752" wp14:editId="252909DD">
            <wp:extent cx="5731510" cy="2413000"/>
            <wp:effectExtent l="0" t="0" r="2540" b="6350"/>
            <wp:docPr id="997855409" name="Picture 2" descr="Forms response chart. Question title: 9) Usual time or situation for watching podcasts / पॉडकास्ट देखने का समय या स्थिति:&#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9) Usual time or situation for watching podcasts / पॉडकास्ट देखने का समय या स्थिति:&#10;. Number of responses: 100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DCA77E8" w14:textId="1B6FDA18" w:rsidR="0085513C" w:rsidRDefault="00BC3AA1" w:rsidP="00BC3AA1">
      <w:pPr>
        <w:jc w:val="center"/>
        <w:rPr>
          <w:rFonts w:ascii="Times New Roman" w:hAnsi="Times New Roman" w:cs="Times New Roman"/>
          <w:b/>
          <w:bCs/>
          <w:sz w:val="28"/>
          <w:szCs w:val="28"/>
        </w:rPr>
      </w:pPr>
      <w:r>
        <w:rPr>
          <w:rFonts w:ascii="Times New Roman" w:hAnsi="Times New Roman" w:cs="Times New Roman"/>
          <w:b/>
          <w:bCs/>
          <w:sz w:val="28"/>
          <w:szCs w:val="28"/>
        </w:rPr>
        <w:t>Graph 9: Time or situations for watching podcasts</w:t>
      </w:r>
    </w:p>
    <w:p w14:paraId="134B0ECF" w14:textId="4983438C" w:rsidR="00BC3AA1" w:rsidRDefault="00BC3AA1" w:rsidP="00BC3AA1">
      <w:pPr>
        <w:jc w:val="both"/>
        <w:rPr>
          <w:rFonts w:ascii="Times New Roman" w:hAnsi="Times New Roman" w:cs="Times New Roman"/>
          <w:sz w:val="24"/>
          <w:szCs w:val="24"/>
        </w:rPr>
      </w:pPr>
      <w:r>
        <w:rPr>
          <w:rFonts w:ascii="Times New Roman" w:hAnsi="Times New Roman" w:cs="Times New Roman"/>
          <w:sz w:val="24"/>
          <w:szCs w:val="24"/>
        </w:rPr>
        <w:t>Data gathered from the survey that 74% respondents were of what time or situation for watching podcasts, consume news through the podcast. Which is higher in all the time or situation.</w:t>
      </w:r>
    </w:p>
    <w:p w14:paraId="34FCF2F8" w14:textId="77777777" w:rsidR="00C91223" w:rsidRPr="00C91223" w:rsidRDefault="00C91223" w:rsidP="00C91223">
      <w:pPr>
        <w:pStyle w:val="ListParagraph"/>
        <w:numPr>
          <w:ilvl w:val="0"/>
          <w:numId w:val="39"/>
        </w:numPr>
        <w:jc w:val="both"/>
        <w:rPr>
          <w:rFonts w:ascii="Times New Roman" w:hAnsi="Times New Roman" w:cs="Times New Roman"/>
          <w:sz w:val="24"/>
          <w:szCs w:val="24"/>
        </w:rPr>
      </w:pPr>
      <w:r w:rsidRPr="00C91223">
        <w:rPr>
          <w:rFonts w:ascii="Times New Roman" w:hAnsi="Times New Roman" w:cs="Times New Roman"/>
          <w:sz w:val="24"/>
          <w:szCs w:val="24"/>
        </w:rPr>
        <w:lastRenderedPageBreak/>
        <w:t>During free time: 74%</w:t>
      </w:r>
    </w:p>
    <w:p w14:paraId="6701DC53" w14:textId="5C6F315C" w:rsidR="00C91223" w:rsidRPr="00C91223" w:rsidRDefault="00C91223" w:rsidP="00C91223">
      <w:pPr>
        <w:pStyle w:val="ListParagraph"/>
        <w:numPr>
          <w:ilvl w:val="0"/>
          <w:numId w:val="39"/>
        </w:numPr>
        <w:jc w:val="both"/>
        <w:rPr>
          <w:rFonts w:ascii="Times New Roman" w:hAnsi="Times New Roman" w:cs="Times New Roman"/>
          <w:sz w:val="24"/>
          <w:szCs w:val="24"/>
        </w:rPr>
      </w:pPr>
      <w:r w:rsidRPr="00C91223">
        <w:rPr>
          <w:rFonts w:ascii="Times New Roman" w:hAnsi="Times New Roman" w:cs="Times New Roman"/>
          <w:sz w:val="24"/>
          <w:szCs w:val="24"/>
        </w:rPr>
        <w:t>While travelling: 9%</w:t>
      </w:r>
    </w:p>
    <w:p w14:paraId="4D6E39E3" w14:textId="5BAEDBF1" w:rsidR="00C91223" w:rsidRPr="00C91223" w:rsidRDefault="00C91223" w:rsidP="00C91223">
      <w:pPr>
        <w:pStyle w:val="ListParagraph"/>
        <w:numPr>
          <w:ilvl w:val="0"/>
          <w:numId w:val="39"/>
        </w:numPr>
        <w:jc w:val="both"/>
        <w:rPr>
          <w:rFonts w:ascii="Times New Roman" w:hAnsi="Times New Roman" w:cs="Times New Roman"/>
          <w:sz w:val="24"/>
          <w:szCs w:val="24"/>
        </w:rPr>
      </w:pPr>
      <w:r w:rsidRPr="00C91223">
        <w:rPr>
          <w:rFonts w:ascii="Times New Roman" w:hAnsi="Times New Roman" w:cs="Times New Roman"/>
          <w:sz w:val="24"/>
          <w:szCs w:val="24"/>
        </w:rPr>
        <w:t>While multitasking: 11%</w:t>
      </w:r>
    </w:p>
    <w:p w14:paraId="18AF9C39" w14:textId="277F4C9B" w:rsidR="00C91223" w:rsidRPr="00C91223" w:rsidRDefault="00C91223" w:rsidP="00C91223">
      <w:pPr>
        <w:pStyle w:val="ListParagraph"/>
        <w:numPr>
          <w:ilvl w:val="0"/>
          <w:numId w:val="39"/>
        </w:numPr>
        <w:jc w:val="both"/>
        <w:rPr>
          <w:rFonts w:ascii="Times New Roman" w:hAnsi="Times New Roman" w:cs="Times New Roman"/>
          <w:sz w:val="24"/>
          <w:szCs w:val="24"/>
        </w:rPr>
      </w:pPr>
      <w:r w:rsidRPr="00C91223">
        <w:rPr>
          <w:rFonts w:ascii="Times New Roman" w:hAnsi="Times New Roman" w:cs="Times New Roman"/>
          <w:sz w:val="24"/>
          <w:szCs w:val="24"/>
        </w:rPr>
        <w:t>Other times: 6%</w:t>
      </w:r>
    </w:p>
    <w:p w14:paraId="524F27DB" w14:textId="2408F99F"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This shows that watching video podcasts is mainly a leisure activity, not a hurried or stressful media experience. People like to view podcasts during relaxed moments to absorb information at their own pace.</w:t>
      </w:r>
    </w:p>
    <w:p w14:paraId="1AB7F4F5" w14:textId="21B89D4D" w:rsidR="00BC3AA1" w:rsidRDefault="00BC3AA1" w:rsidP="00BC3AA1">
      <w:pPr>
        <w:jc w:val="both"/>
        <w:rPr>
          <w:rFonts w:ascii="Times New Roman" w:hAnsi="Times New Roman" w:cs="Times New Roman"/>
          <w:b/>
          <w:bCs/>
          <w:sz w:val="28"/>
          <w:szCs w:val="28"/>
        </w:rPr>
      </w:pPr>
      <w:r>
        <w:rPr>
          <w:rFonts w:ascii="Times New Roman" w:hAnsi="Times New Roman" w:cs="Times New Roman"/>
          <w:b/>
          <w:bCs/>
          <w:sz w:val="28"/>
          <w:szCs w:val="28"/>
        </w:rPr>
        <w:t xml:space="preserve">Section C - </w:t>
      </w:r>
      <w:r w:rsidRPr="00BC3AA1">
        <w:rPr>
          <w:rFonts w:ascii="Times New Roman" w:hAnsi="Times New Roman" w:cs="Times New Roman"/>
          <w:b/>
          <w:bCs/>
          <w:sz w:val="28"/>
          <w:szCs w:val="28"/>
        </w:rPr>
        <w:t>Perception and Engagement</w:t>
      </w:r>
    </w:p>
    <w:p w14:paraId="760CED7B" w14:textId="1C6E7A1C" w:rsidR="00BC3AA1" w:rsidRDefault="00BC3AA1" w:rsidP="00BC3AA1">
      <w:pPr>
        <w:jc w:val="both"/>
        <w:rPr>
          <w:rFonts w:ascii="Times New Roman" w:hAnsi="Times New Roman" w:cs="Times New Roman"/>
          <w:b/>
          <w:bCs/>
          <w:sz w:val="28"/>
          <w:szCs w:val="28"/>
        </w:rPr>
      </w:pPr>
      <w:r>
        <w:rPr>
          <w:noProof/>
        </w:rPr>
        <w:drawing>
          <wp:inline distT="0" distB="0" distL="0" distR="0" wp14:anchorId="0B7C569C" wp14:editId="0262D8EF">
            <wp:extent cx="5731510" cy="2600960"/>
            <wp:effectExtent l="0" t="0" r="2540" b="8890"/>
            <wp:docPr id="1406970986" name="Picture 3" descr="Forms response chart. Question title: 10) Video podcasts feel more trustworthy than short social media posts.&#10;वीडियो पॉडकास्ट छोटे सोशल मीडिया पोस्ट से ज़्यादा भरोसेमंद लगते हैं।&#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10) Video podcasts feel more trustworthy than short social media posts.&#10;वीडियो पॉडकास्ट छोटे सोशल मीडिया पोस्ट से ज़्यादा भरोसेमंद लगते हैं।&#10;. Number of responses: 100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566ACC77" w14:textId="3FCA090A" w:rsidR="00BC3AA1" w:rsidRDefault="00BC3AA1" w:rsidP="00BC3AA1">
      <w:pPr>
        <w:jc w:val="center"/>
        <w:rPr>
          <w:rFonts w:ascii="Times New Roman" w:hAnsi="Times New Roman" w:cs="Times New Roman"/>
          <w:b/>
          <w:bCs/>
          <w:sz w:val="28"/>
          <w:szCs w:val="28"/>
        </w:rPr>
      </w:pPr>
      <w:r>
        <w:rPr>
          <w:rFonts w:ascii="Times New Roman" w:hAnsi="Times New Roman" w:cs="Times New Roman"/>
          <w:b/>
          <w:bCs/>
          <w:sz w:val="28"/>
          <w:szCs w:val="28"/>
        </w:rPr>
        <w:t xml:space="preserve">Graph 10: </w:t>
      </w:r>
      <w:r w:rsidR="00385C14">
        <w:rPr>
          <w:rFonts w:ascii="Times New Roman" w:hAnsi="Times New Roman" w:cs="Times New Roman"/>
          <w:b/>
          <w:bCs/>
          <w:sz w:val="28"/>
          <w:szCs w:val="28"/>
        </w:rPr>
        <w:t>Video podcast is more trustworthy than short social media posts.</w:t>
      </w:r>
    </w:p>
    <w:p w14:paraId="72AEF40F" w14:textId="58CAF395" w:rsidR="00385C14" w:rsidRDefault="00385C14" w:rsidP="00385C14">
      <w:pPr>
        <w:jc w:val="both"/>
        <w:rPr>
          <w:rFonts w:ascii="Times New Roman" w:hAnsi="Times New Roman" w:cs="Times New Roman"/>
          <w:sz w:val="24"/>
          <w:szCs w:val="24"/>
        </w:rPr>
      </w:pPr>
      <w:r>
        <w:rPr>
          <w:rFonts w:ascii="Times New Roman" w:hAnsi="Times New Roman" w:cs="Times New Roman"/>
          <w:sz w:val="24"/>
          <w:szCs w:val="24"/>
        </w:rPr>
        <w:t xml:space="preserve">Data gathered from the survey that 41% respondents were of </w:t>
      </w:r>
      <w:r w:rsidRPr="00385C14">
        <w:rPr>
          <w:rFonts w:ascii="Times New Roman" w:hAnsi="Times New Roman" w:cs="Times New Roman"/>
          <w:sz w:val="24"/>
          <w:szCs w:val="24"/>
        </w:rPr>
        <w:t>Video podcast is more trustworthy than short social media post</w:t>
      </w:r>
      <w:r>
        <w:rPr>
          <w:rFonts w:ascii="Times New Roman" w:hAnsi="Times New Roman" w:cs="Times New Roman"/>
          <w:sz w:val="24"/>
          <w:szCs w:val="24"/>
        </w:rPr>
        <w:t>s is neutral, consume news through the podcast. Which is higher in trusted.</w:t>
      </w:r>
    </w:p>
    <w:p w14:paraId="076CAFDF" w14:textId="77777777" w:rsidR="00C91223" w:rsidRPr="00C91223" w:rsidRDefault="00C91223" w:rsidP="00C91223">
      <w:pPr>
        <w:pStyle w:val="ListParagraph"/>
        <w:numPr>
          <w:ilvl w:val="0"/>
          <w:numId w:val="41"/>
        </w:numPr>
        <w:jc w:val="both"/>
        <w:rPr>
          <w:rFonts w:ascii="Times New Roman" w:hAnsi="Times New Roman" w:cs="Times New Roman"/>
          <w:sz w:val="24"/>
          <w:szCs w:val="24"/>
        </w:rPr>
      </w:pPr>
      <w:r w:rsidRPr="00C91223">
        <w:rPr>
          <w:rFonts w:ascii="Times New Roman" w:hAnsi="Times New Roman" w:cs="Times New Roman"/>
          <w:sz w:val="24"/>
          <w:szCs w:val="24"/>
        </w:rPr>
        <w:t>Agree: 37%</w:t>
      </w:r>
    </w:p>
    <w:p w14:paraId="6FA3B7AB" w14:textId="04890B74" w:rsidR="00C91223" w:rsidRPr="00C91223" w:rsidRDefault="00C91223" w:rsidP="00C91223">
      <w:pPr>
        <w:pStyle w:val="ListParagraph"/>
        <w:numPr>
          <w:ilvl w:val="0"/>
          <w:numId w:val="41"/>
        </w:numPr>
        <w:jc w:val="both"/>
        <w:rPr>
          <w:rFonts w:ascii="Times New Roman" w:hAnsi="Times New Roman" w:cs="Times New Roman"/>
          <w:sz w:val="24"/>
          <w:szCs w:val="24"/>
        </w:rPr>
      </w:pPr>
      <w:r w:rsidRPr="00C91223">
        <w:rPr>
          <w:rFonts w:ascii="Times New Roman" w:hAnsi="Times New Roman" w:cs="Times New Roman"/>
          <w:sz w:val="24"/>
          <w:szCs w:val="24"/>
        </w:rPr>
        <w:t>Strongly Agree: 9%</w:t>
      </w:r>
    </w:p>
    <w:p w14:paraId="76C9FF69" w14:textId="77718238" w:rsidR="00C91223" w:rsidRPr="00C91223" w:rsidRDefault="00C91223" w:rsidP="00C91223">
      <w:pPr>
        <w:pStyle w:val="ListParagraph"/>
        <w:numPr>
          <w:ilvl w:val="0"/>
          <w:numId w:val="41"/>
        </w:numPr>
        <w:jc w:val="both"/>
        <w:rPr>
          <w:rFonts w:ascii="Times New Roman" w:hAnsi="Times New Roman" w:cs="Times New Roman"/>
          <w:sz w:val="24"/>
          <w:szCs w:val="24"/>
        </w:rPr>
      </w:pPr>
      <w:r w:rsidRPr="00C91223">
        <w:rPr>
          <w:rFonts w:ascii="Times New Roman" w:hAnsi="Times New Roman" w:cs="Times New Roman"/>
          <w:sz w:val="24"/>
          <w:szCs w:val="24"/>
        </w:rPr>
        <w:t>Neutral: 41%</w:t>
      </w:r>
    </w:p>
    <w:p w14:paraId="3E58511C" w14:textId="6FED1923" w:rsidR="00C91223" w:rsidRPr="00C91223" w:rsidRDefault="00C91223" w:rsidP="00C91223">
      <w:pPr>
        <w:pStyle w:val="ListParagraph"/>
        <w:numPr>
          <w:ilvl w:val="0"/>
          <w:numId w:val="41"/>
        </w:numPr>
        <w:jc w:val="both"/>
        <w:rPr>
          <w:rFonts w:ascii="Times New Roman" w:hAnsi="Times New Roman" w:cs="Times New Roman"/>
          <w:sz w:val="24"/>
          <w:szCs w:val="24"/>
        </w:rPr>
      </w:pPr>
      <w:r w:rsidRPr="00C91223">
        <w:rPr>
          <w:rFonts w:ascii="Times New Roman" w:hAnsi="Times New Roman" w:cs="Times New Roman"/>
          <w:sz w:val="24"/>
          <w:szCs w:val="24"/>
        </w:rPr>
        <w:t>Disagree: 7%</w:t>
      </w:r>
    </w:p>
    <w:p w14:paraId="5D2C83A6" w14:textId="112CC675" w:rsidR="00C91223" w:rsidRPr="00C91223" w:rsidRDefault="00C91223" w:rsidP="00C91223">
      <w:pPr>
        <w:pStyle w:val="ListParagraph"/>
        <w:numPr>
          <w:ilvl w:val="0"/>
          <w:numId w:val="41"/>
        </w:numPr>
        <w:jc w:val="both"/>
        <w:rPr>
          <w:rFonts w:ascii="Times New Roman" w:hAnsi="Times New Roman" w:cs="Times New Roman"/>
          <w:sz w:val="24"/>
          <w:szCs w:val="24"/>
        </w:rPr>
      </w:pPr>
      <w:r w:rsidRPr="00C91223">
        <w:rPr>
          <w:rFonts w:ascii="Times New Roman" w:hAnsi="Times New Roman" w:cs="Times New Roman"/>
          <w:sz w:val="24"/>
          <w:szCs w:val="24"/>
        </w:rPr>
        <w:t>Strongly Disagree: 6%</w:t>
      </w:r>
    </w:p>
    <w:p w14:paraId="49B99889" w14:textId="0FC36767"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Almost half (46%) see video podcasts as more trustworthy than social media posts. A large neutral group (41%) indicates that many viewers are still forming opinions on podcast credibility. This suggests that video podcasts have moderate but increasing trust levels.</w:t>
      </w:r>
    </w:p>
    <w:p w14:paraId="0C0AA161" w14:textId="17CBFAA6" w:rsidR="00385C14" w:rsidRDefault="00385C14" w:rsidP="00385C14">
      <w:pPr>
        <w:jc w:val="center"/>
        <w:rPr>
          <w:rFonts w:ascii="Times New Roman" w:hAnsi="Times New Roman" w:cs="Times New Roman"/>
          <w:b/>
          <w:bCs/>
          <w:sz w:val="28"/>
          <w:szCs w:val="28"/>
        </w:rPr>
      </w:pPr>
      <w:r>
        <w:rPr>
          <w:noProof/>
        </w:rPr>
        <w:lastRenderedPageBreak/>
        <w:drawing>
          <wp:inline distT="0" distB="0" distL="0" distR="0" wp14:anchorId="0AFA126B" wp14:editId="39089AEA">
            <wp:extent cx="5731510" cy="2600960"/>
            <wp:effectExtent l="0" t="0" r="2540" b="8890"/>
            <wp:docPr id="418543594" name="Picture 4" descr="Forms response chart. Question title: 11) Seeing the host and visuals helps in better understanding of the news.&#10;होस्ट और विज़ुअल देखने से समाचार को बेहतर समझने में मदद मिलती है।&#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11) Seeing the host and visuals helps in better understanding of the news.&#10;होस्ट और विज़ुअल देखने से समाचार को बेहतर समझने में मदद मिलती है।&#10;. Number of responses: 100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5C788BFE" w14:textId="7B81FF4A" w:rsidR="00385C14" w:rsidRDefault="00385C14" w:rsidP="00385C14">
      <w:pPr>
        <w:jc w:val="center"/>
        <w:rPr>
          <w:rFonts w:ascii="Times New Roman" w:hAnsi="Times New Roman" w:cs="Times New Roman"/>
          <w:b/>
          <w:bCs/>
          <w:sz w:val="28"/>
          <w:szCs w:val="28"/>
        </w:rPr>
      </w:pPr>
      <w:r>
        <w:rPr>
          <w:rFonts w:ascii="Times New Roman" w:hAnsi="Times New Roman" w:cs="Times New Roman"/>
          <w:b/>
          <w:bCs/>
          <w:sz w:val="28"/>
          <w:szCs w:val="28"/>
        </w:rPr>
        <w:t xml:space="preserve">Graph 11: </w:t>
      </w:r>
      <w:r w:rsidR="00DA1B5A">
        <w:rPr>
          <w:rFonts w:ascii="Times New Roman" w:hAnsi="Times New Roman" w:cs="Times New Roman"/>
          <w:b/>
          <w:bCs/>
          <w:sz w:val="28"/>
          <w:szCs w:val="28"/>
        </w:rPr>
        <w:t>Visuals make news easier to understand</w:t>
      </w:r>
    </w:p>
    <w:p w14:paraId="374CE9CF" w14:textId="76119206" w:rsidR="00DA1B5A" w:rsidRDefault="00DA1B5A" w:rsidP="00DA1B5A">
      <w:pPr>
        <w:jc w:val="both"/>
        <w:rPr>
          <w:rFonts w:ascii="Times New Roman" w:hAnsi="Times New Roman" w:cs="Times New Roman"/>
          <w:sz w:val="24"/>
          <w:szCs w:val="24"/>
        </w:rPr>
      </w:pPr>
      <w:r>
        <w:rPr>
          <w:rFonts w:ascii="Times New Roman" w:hAnsi="Times New Roman" w:cs="Times New Roman"/>
          <w:sz w:val="24"/>
          <w:szCs w:val="24"/>
        </w:rPr>
        <w:t>Data gathered from the survey that 48% respondents were of visuals that makes news easier to understand is agree, consume news through the podcast. Which is higher in trusted.</w:t>
      </w:r>
    </w:p>
    <w:p w14:paraId="7FAA37B0" w14:textId="77777777" w:rsidR="00C91223" w:rsidRPr="00C91223" w:rsidRDefault="00C91223" w:rsidP="00C91223">
      <w:pPr>
        <w:pStyle w:val="ListParagraph"/>
        <w:numPr>
          <w:ilvl w:val="0"/>
          <w:numId w:val="42"/>
        </w:numPr>
        <w:jc w:val="both"/>
        <w:rPr>
          <w:rFonts w:ascii="Times New Roman" w:hAnsi="Times New Roman" w:cs="Times New Roman"/>
          <w:sz w:val="24"/>
          <w:szCs w:val="24"/>
        </w:rPr>
      </w:pPr>
      <w:r w:rsidRPr="00C91223">
        <w:rPr>
          <w:rFonts w:ascii="Times New Roman" w:hAnsi="Times New Roman" w:cs="Times New Roman"/>
          <w:sz w:val="24"/>
          <w:szCs w:val="24"/>
        </w:rPr>
        <w:t>Agree: 48%</w:t>
      </w:r>
    </w:p>
    <w:p w14:paraId="402764F5" w14:textId="28BD2C5A" w:rsidR="00C91223" w:rsidRPr="00C91223" w:rsidRDefault="00C91223" w:rsidP="00C91223">
      <w:pPr>
        <w:pStyle w:val="ListParagraph"/>
        <w:numPr>
          <w:ilvl w:val="0"/>
          <w:numId w:val="42"/>
        </w:numPr>
        <w:jc w:val="both"/>
        <w:rPr>
          <w:rFonts w:ascii="Times New Roman" w:hAnsi="Times New Roman" w:cs="Times New Roman"/>
          <w:sz w:val="24"/>
          <w:szCs w:val="24"/>
        </w:rPr>
      </w:pPr>
      <w:r w:rsidRPr="00C91223">
        <w:rPr>
          <w:rFonts w:ascii="Times New Roman" w:hAnsi="Times New Roman" w:cs="Times New Roman"/>
          <w:sz w:val="24"/>
          <w:szCs w:val="24"/>
        </w:rPr>
        <w:t>Strongly Agree: 16%</w:t>
      </w:r>
    </w:p>
    <w:p w14:paraId="4258D4F5" w14:textId="206C3715" w:rsidR="00C91223" w:rsidRPr="00C91223" w:rsidRDefault="00C91223" w:rsidP="00C91223">
      <w:pPr>
        <w:pStyle w:val="ListParagraph"/>
        <w:numPr>
          <w:ilvl w:val="0"/>
          <w:numId w:val="42"/>
        </w:numPr>
        <w:jc w:val="both"/>
        <w:rPr>
          <w:rFonts w:ascii="Times New Roman" w:hAnsi="Times New Roman" w:cs="Times New Roman"/>
          <w:sz w:val="24"/>
          <w:szCs w:val="24"/>
        </w:rPr>
      </w:pPr>
      <w:r w:rsidRPr="00C91223">
        <w:rPr>
          <w:rFonts w:ascii="Times New Roman" w:hAnsi="Times New Roman" w:cs="Times New Roman"/>
          <w:sz w:val="24"/>
          <w:szCs w:val="24"/>
        </w:rPr>
        <w:t>Neutral: 26%</w:t>
      </w:r>
    </w:p>
    <w:p w14:paraId="64EE9F8E" w14:textId="67864C3D" w:rsidR="00C91223" w:rsidRPr="00C91223" w:rsidRDefault="00C91223" w:rsidP="00C91223">
      <w:pPr>
        <w:pStyle w:val="ListParagraph"/>
        <w:numPr>
          <w:ilvl w:val="0"/>
          <w:numId w:val="42"/>
        </w:numPr>
        <w:jc w:val="both"/>
        <w:rPr>
          <w:rFonts w:ascii="Times New Roman" w:hAnsi="Times New Roman" w:cs="Times New Roman"/>
          <w:sz w:val="24"/>
          <w:szCs w:val="24"/>
        </w:rPr>
      </w:pPr>
      <w:r w:rsidRPr="00C91223">
        <w:rPr>
          <w:rFonts w:ascii="Times New Roman" w:hAnsi="Times New Roman" w:cs="Times New Roman"/>
          <w:sz w:val="24"/>
          <w:szCs w:val="24"/>
        </w:rPr>
        <w:t>Disagree: 3%</w:t>
      </w:r>
    </w:p>
    <w:p w14:paraId="316C01A6" w14:textId="5FB8B34C" w:rsidR="00C91223" w:rsidRPr="00C91223" w:rsidRDefault="00C91223" w:rsidP="00C91223">
      <w:pPr>
        <w:pStyle w:val="ListParagraph"/>
        <w:numPr>
          <w:ilvl w:val="0"/>
          <w:numId w:val="42"/>
        </w:numPr>
        <w:jc w:val="both"/>
        <w:rPr>
          <w:rFonts w:ascii="Times New Roman" w:hAnsi="Times New Roman" w:cs="Times New Roman"/>
          <w:sz w:val="24"/>
          <w:szCs w:val="24"/>
        </w:rPr>
      </w:pPr>
      <w:r w:rsidRPr="00C91223">
        <w:rPr>
          <w:rFonts w:ascii="Times New Roman" w:hAnsi="Times New Roman" w:cs="Times New Roman"/>
          <w:sz w:val="24"/>
          <w:szCs w:val="24"/>
        </w:rPr>
        <w:t>Strongly Disagree: 7%</w:t>
      </w:r>
    </w:p>
    <w:p w14:paraId="2E2DFAE7" w14:textId="178808D6"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A strong majority (64%) believe that visuals help them understand news better. This supports the idea that combining visuals with audio improves comprehension.</w:t>
      </w:r>
    </w:p>
    <w:p w14:paraId="15EAFF14" w14:textId="6DBA06D2" w:rsidR="00DA1B5A" w:rsidRDefault="00DA1B5A" w:rsidP="00DA1B5A">
      <w:pPr>
        <w:jc w:val="both"/>
        <w:rPr>
          <w:rFonts w:ascii="Times New Roman" w:hAnsi="Times New Roman" w:cs="Times New Roman"/>
          <w:sz w:val="24"/>
          <w:szCs w:val="24"/>
        </w:rPr>
      </w:pPr>
      <w:r>
        <w:rPr>
          <w:noProof/>
        </w:rPr>
        <w:drawing>
          <wp:inline distT="0" distB="0" distL="0" distR="0" wp14:anchorId="66846919" wp14:editId="21FC3682">
            <wp:extent cx="5731510" cy="2413000"/>
            <wp:effectExtent l="0" t="0" r="2540" b="6350"/>
            <wp:docPr id="1670898551" name="Picture 5" descr="Forms response chart. Question title: 12) Reliability of news podcasts / समाचार पॉडकास्ट की विश्वसनीयता:&#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12) Reliability of news podcasts / समाचार पॉडकास्ट की विश्वसनीयता:&#10;. Number of responses: 100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8EF1AF2" w14:textId="1A4A7F02" w:rsidR="00DA1B5A" w:rsidRDefault="00DA1B5A" w:rsidP="00DA1B5A">
      <w:pPr>
        <w:jc w:val="center"/>
        <w:rPr>
          <w:rFonts w:ascii="Times New Roman" w:hAnsi="Times New Roman" w:cs="Times New Roman"/>
          <w:b/>
          <w:bCs/>
          <w:sz w:val="28"/>
          <w:szCs w:val="28"/>
        </w:rPr>
      </w:pPr>
      <w:r>
        <w:rPr>
          <w:rFonts w:ascii="Times New Roman" w:hAnsi="Times New Roman" w:cs="Times New Roman"/>
          <w:b/>
          <w:bCs/>
          <w:sz w:val="28"/>
          <w:szCs w:val="28"/>
        </w:rPr>
        <w:t>Graph 12: Reliability of news podcasts</w:t>
      </w:r>
    </w:p>
    <w:p w14:paraId="45360F39" w14:textId="016BEAD9" w:rsidR="00DA1B5A" w:rsidRDefault="00DA1B5A" w:rsidP="00DA1B5A">
      <w:pPr>
        <w:jc w:val="both"/>
        <w:rPr>
          <w:rFonts w:ascii="Times New Roman" w:hAnsi="Times New Roman" w:cs="Times New Roman"/>
          <w:sz w:val="24"/>
          <w:szCs w:val="24"/>
        </w:rPr>
      </w:pPr>
      <w:r>
        <w:rPr>
          <w:rFonts w:ascii="Times New Roman" w:hAnsi="Times New Roman" w:cs="Times New Roman"/>
          <w:sz w:val="24"/>
          <w:szCs w:val="24"/>
        </w:rPr>
        <w:t>Data gathered from the survey that 63% respondents were reliable in both (The Times of India and The Hindu), consume news through the podcast. Which is higher in reliability.</w:t>
      </w:r>
    </w:p>
    <w:p w14:paraId="68675831" w14:textId="77777777" w:rsidR="00C91223" w:rsidRPr="00C91223" w:rsidRDefault="00C91223" w:rsidP="00C91223">
      <w:pPr>
        <w:pStyle w:val="ListParagraph"/>
        <w:numPr>
          <w:ilvl w:val="0"/>
          <w:numId w:val="43"/>
        </w:numPr>
        <w:jc w:val="both"/>
        <w:rPr>
          <w:rFonts w:ascii="Times New Roman" w:hAnsi="Times New Roman" w:cs="Times New Roman"/>
          <w:sz w:val="24"/>
          <w:szCs w:val="24"/>
        </w:rPr>
      </w:pPr>
      <w:r w:rsidRPr="00C91223">
        <w:rPr>
          <w:rFonts w:ascii="Times New Roman" w:hAnsi="Times New Roman" w:cs="Times New Roman"/>
          <w:sz w:val="24"/>
          <w:szCs w:val="24"/>
        </w:rPr>
        <w:t>Both equally reliable: 63%</w:t>
      </w:r>
    </w:p>
    <w:p w14:paraId="5FAF45E3" w14:textId="04DAF459" w:rsidR="00C91223" w:rsidRPr="00C91223" w:rsidRDefault="00C91223" w:rsidP="00C91223">
      <w:pPr>
        <w:pStyle w:val="ListParagraph"/>
        <w:numPr>
          <w:ilvl w:val="0"/>
          <w:numId w:val="43"/>
        </w:numPr>
        <w:jc w:val="both"/>
        <w:rPr>
          <w:rFonts w:ascii="Times New Roman" w:hAnsi="Times New Roman" w:cs="Times New Roman"/>
          <w:sz w:val="24"/>
          <w:szCs w:val="24"/>
        </w:rPr>
      </w:pPr>
      <w:r w:rsidRPr="00C91223">
        <w:rPr>
          <w:rFonts w:ascii="Times New Roman" w:hAnsi="Times New Roman" w:cs="Times New Roman"/>
          <w:sz w:val="24"/>
          <w:szCs w:val="24"/>
        </w:rPr>
        <w:lastRenderedPageBreak/>
        <w:t>The Hindu: 15%</w:t>
      </w:r>
    </w:p>
    <w:p w14:paraId="6218F97E" w14:textId="1E3F06DE" w:rsidR="00C91223" w:rsidRPr="00C91223" w:rsidRDefault="00C91223" w:rsidP="00C91223">
      <w:pPr>
        <w:pStyle w:val="ListParagraph"/>
        <w:numPr>
          <w:ilvl w:val="0"/>
          <w:numId w:val="43"/>
        </w:numPr>
        <w:jc w:val="both"/>
        <w:rPr>
          <w:rFonts w:ascii="Times New Roman" w:hAnsi="Times New Roman" w:cs="Times New Roman"/>
          <w:sz w:val="24"/>
          <w:szCs w:val="24"/>
        </w:rPr>
      </w:pPr>
      <w:r w:rsidRPr="00C91223">
        <w:rPr>
          <w:rFonts w:ascii="Times New Roman" w:hAnsi="Times New Roman" w:cs="Times New Roman"/>
          <w:sz w:val="24"/>
          <w:szCs w:val="24"/>
        </w:rPr>
        <w:t>TOI: 13%</w:t>
      </w:r>
    </w:p>
    <w:p w14:paraId="7328436B" w14:textId="2474F835" w:rsidR="00C91223" w:rsidRPr="00C91223" w:rsidRDefault="00C91223" w:rsidP="00C91223">
      <w:pPr>
        <w:pStyle w:val="ListParagraph"/>
        <w:numPr>
          <w:ilvl w:val="0"/>
          <w:numId w:val="43"/>
        </w:numPr>
        <w:jc w:val="both"/>
        <w:rPr>
          <w:rFonts w:ascii="Times New Roman" w:hAnsi="Times New Roman" w:cs="Times New Roman"/>
          <w:sz w:val="24"/>
          <w:szCs w:val="24"/>
        </w:rPr>
      </w:pPr>
      <w:r w:rsidRPr="00C91223">
        <w:rPr>
          <w:rFonts w:ascii="Times New Roman" w:hAnsi="Times New Roman" w:cs="Times New Roman"/>
          <w:sz w:val="24"/>
          <w:szCs w:val="24"/>
        </w:rPr>
        <w:t>None: 9%</w:t>
      </w:r>
    </w:p>
    <w:p w14:paraId="7321EC99" w14:textId="6AAF483E"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Most respondents feel both newspapers are equally reliable in video podcast journalism. The Hindu slightly leads over TOI in preference, but the difference is minimal.</w:t>
      </w:r>
    </w:p>
    <w:p w14:paraId="0DE8B62E" w14:textId="2A7CA236" w:rsidR="00DA1B5A" w:rsidRDefault="00DA1B5A" w:rsidP="00DA1B5A">
      <w:pPr>
        <w:jc w:val="both"/>
        <w:rPr>
          <w:rFonts w:ascii="Times New Roman" w:hAnsi="Times New Roman" w:cs="Times New Roman"/>
          <w:sz w:val="24"/>
          <w:szCs w:val="24"/>
        </w:rPr>
      </w:pPr>
      <w:r>
        <w:rPr>
          <w:noProof/>
        </w:rPr>
        <w:drawing>
          <wp:inline distT="0" distB="0" distL="0" distR="0" wp14:anchorId="1FA4BF0D" wp14:editId="3BA0C6ED">
            <wp:extent cx="5731510" cy="2600960"/>
            <wp:effectExtent l="0" t="0" r="2540" b="8890"/>
            <wp:docPr id="2059453251" name="Picture 6" descr="Forms response chart. Question title: 13) I remember information better after watching a video podcast than reading an article.&#10;वीडियो पॉडकास्ट देखने के बाद मुझे लेख पढ़ने की तुलना में जानकारी ज़्यादा याद रहती है।&#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13) I remember information better after watching a video podcast than reading an article.&#10;वीडियो पॉडकास्ट देखने के बाद मुझे लेख पढ़ने की तुलना में जानकारी ज़्यादा याद रहती है।&#10;. Number of responses: 100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791D8E66" w14:textId="128A34C2" w:rsidR="00DA1B5A" w:rsidRDefault="00DA1B5A" w:rsidP="00DA1B5A">
      <w:pPr>
        <w:jc w:val="center"/>
        <w:rPr>
          <w:rFonts w:ascii="Times New Roman" w:hAnsi="Times New Roman" w:cs="Times New Roman"/>
          <w:b/>
          <w:bCs/>
          <w:sz w:val="28"/>
          <w:szCs w:val="28"/>
        </w:rPr>
      </w:pPr>
      <w:r>
        <w:rPr>
          <w:rFonts w:ascii="Times New Roman" w:hAnsi="Times New Roman" w:cs="Times New Roman"/>
          <w:b/>
          <w:bCs/>
          <w:sz w:val="28"/>
          <w:szCs w:val="28"/>
        </w:rPr>
        <w:t xml:space="preserve">Graph 13: </w:t>
      </w:r>
      <w:r w:rsidRPr="00DA1B5A">
        <w:rPr>
          <w:rFonts w:ascii="Times New Roman" w:hAnsi="Times New Roman" w:cs="Times New Roman"/>
          <w:b/>
          <w:bCs/>
          <w:sz w:val="28"/>
          <w:szCs w:val="28"/>
        </w:rPr>
        <w:t>Video podcasts help people remember news better than articles.</w:t>
      </w:r>
    </w:p>
    <w:p w14:paraId="088F980F" w14:textId="0B713D0D" w:rsidR="00DA1B5A" w:rsidRDefault="00DA1B5A" w:rsidP="00DA1B5A">
      <w:pPr>
        <w:jc w:val="both"/>
        <w:rPr>
          <w:rFonts w:ascii="Times New Roman" w:hAnsi="Times New Roman" w:cs="Times New Roman"/>
          <w:sz w:val="24"/>
          <w:szCs w:val="24"/>
        </w:rPr>
      </w:pPr>
      <w:r>
        <w:rPr>
          <w:rFonts w:ascii="Times New Roman" w:hAnsi="Times New Roman" w:cs="Times New Roman"/>
          <w:sz w:val="24"/>
          <w:szCs w:val="24"/>
        </w:rPr>
        <w:t>Data gathered</w:t>
      </w:r>
      <w:r w:rsidRPr="00DA1B5A">
        <w:rPr>
          <w:rFonts w:ascii="Times New Roman" w:hAnsi="Times New Roman" w:cs="Times New Roman"/>
          <w:sz w:val="24"/>
          <w:szCs w:val="24"/>
        </w:rPr>
        <w:t xml:space="preserve"> </w:t>
      </w:r>
      <w:r>
        <w:rPr>
          <w:rFonts w:ascii="Times New Roman" w:hAnsi="Times New Roman" w:cs="Times New Roman"/>
          <w:sz w:val="24"/>
          <w:szCs w:val="24"/>
        </w:rPr>
        <w:t>from the survey that 49% respondents</w:t>
      </w:r>
      <w:r w:rsidR="001B6419">
        <w:rPr>
          <w:rFonts w:ascii="Times New Roman" w:hAnsi="Times New Roman" w:cs="Times New Roman"/>
          <w:sz w:val="24"/>
          <w:szCs w:val="24"/>
        </w:rPr>
        <w:t xml:space="preserve"> were is video podcast help people remember news better than articles is </w:t>
      </w:r>
      <w:proofErr w:type="gramStart"/>
      <w:r w:rsidR="001B6419">
        <w:rPr>
          <w:rFonts w:ascii="Times New Roman" w:hAnsi="Times New Roman" w:cs="Times New Roman"/>
          <w:sz w:val="24"/>
          <w:szCs w:val="24"/>
        </w:rPr>
        <w:t xml:space="preserve">agree </w:t>
      </w:r>
      <w:r>
        <w:rPr>
          <w:rFonts w:ascii="Times New Roman" w:hAnsi="Times New Roman" w:cs="Times New Roman"/>
          <w:sz w:val="24"/>
          <w:szCs w:val="24"/>
        </w:rPr>
        <w:t>,</w:t>
      </w:r>
      <w:proofErr w:type="gramEnd"/>
      <w:r>
        <w:rPr>
          <w:rFonts w:ascii="Times New Roman" w:hAnsi="Times New Roman" w:cs="Times New Roman"/>
          <w:sz w:val="24"/>
          <w:szCs w:val="24"/>
        </w:rPr>
        <w:t xml:space="preserve"> consume news through the podcast. Which is higher in </w:t>
      </w:r>
      <w:r w:rsidR="001B6419">
        <w:rPr>
          <w:rFonts w:ascii="Times New Roman" w:hAnsi="Times New Roman" w:cs="Times New Roman"/>
          <w:sz w:val="24"/>
          <w:szCs w:val="24"/>
        </w:rPr>
        <w:t>remembering</w:t>
      </w:r>
      <w:r>
        <w:rPr>
          <w:rFonts w:ascii="Times New Roman" w:hAnsi="Times New Roman" w:cs="Times New Roman"/>
          <w:sz w:val="24"/>
          <w:szCs w:val="24"/>
        </w:rPr>
        <w:t>.</w:t>
      </w:r>
    </w:p>
    <w:p w14:paraId="7D8B8AEC" w14:textId="77777777" w:rsidR="00C91223" w:rsidRPr="00C91223" w:rsidRDefault="00C91223" w:rsidP="00C91223">
      <w:pPr>
        <w:pStyle w:val="ListParagraph"/>
        <w:numPr>
          <w:ilvl w:val="0"/>
          <w:numId w:val="44"/>
        </w:numPr>
        <w:jc w:val="both"/>
        <w:rPr>
          <w:rFonts w:ascii="Times New Roman" w:hAnsi="Times New Roman" w:cs="Times New Roman"/>
          <w:sz w:val="24"/>
          <w:szCs w:val="24"/>
        </w:rPr>
      </w:pPr>
      <w:r w:rsidRPr="00C91223">
        <w:rPr>
          <w:rFonts w:ascii="Times New Roman" w:hAnsi="Times New Roman" w:cs="Times New Roman"/>
          <w:sz w:val="24"/>
          <w:szCs w:val="24"/>
        </w:rPr>
        <w:t>Agree: 49%</w:t>
      </w:r>
    </w:p>
    <w:p w14:paraId="6D5D8D45" w14:textId="509B41AF" w:rsidR="00C91223" w:rsidRPr="00C91223" w:rsidRDefault="00C91223" w:rsidP="00C91223">
      <w:pPr>
        <w:pStyle w:val="ListParagraph"/>
        <w:numPr>
          <w:ilvl w:val="0"/>
          <w:numId w:val="44"/>
        </w:numPr>
        <w:jc w:val="both"/>
        <w:rPr>
          <w:rFonts w:ascii="Times New Roman" w:hAnsi="Times New Roman" w:cs="Times New Roman"/>
          <w:sz w:val="24"/>
          <w:szCs w:val="24"/>
        </w:rPr>
      </w:pPr>
      <w:r w:rsidRPr="00C91223">
        <w:rPr>
          <w:rFonts w:ascii="Times New Roman" w:hAnsi="Times New Roman" w:cs="Times New Roman"/>
          <w:sz w:val="24"/>
          <w:szCs w:val="24"/>
        </w:rPr>
        <w:t>Strongly Agree: 15%</w:t>
      </w:r>
    </w:p>
    <w:p w14:paraId="390194EA" w14:textId="36F25123" w:rsidR="00C91223" w:rsidRPr="00C91223" w:rsidRDefault="00C91223" w:rsidP="00C91223">
      <w:pPr>
        <w:pStyle w:val="ListParagraph"/>
        <w:numPr>
          <w:ilvl w:val="0"/>
          <w:numId w:val="44"/>
        </w:numPr>
        <w:jc w:val="both"/>
        <w:rPr>
          <w:rFonts w:ascii="Times New Roman" w:hAnsi="Times New Roman" w:cs="Times New Roman"/>
          <w:sz w:val="24"/>
          <w:szCs w:val="24"/>
        </w:rPr>
      </w:pPr>
      <w:r w:rsidRPr="00C91223">
        <w:rPr>
          <w:rFonts w:ascii="Times New Roman" w:hAnsi="Times New Roman" w:cs="Times New Roman"/>
          <w:sz w:val="24"/>
          <w:szCs w:val="24"/>
        </w:rPr>
        <w:t>Neutral: 24%</w:t>
      </w:r>
    </w:p>
    <w:p w14:paraId="0CBAB0CC" w14:textId="3C04066C" w:rsidR="00C91223" w:rsidRPr="00C91223" w:rsidRDefault="00C91223" w:rsidP="00C91223">
      <w:pPr>
        <w:pStyle w:val="ListParagraph"/>
        <w:numPr>
          <w:ilvl w:val="0"/>
          <w:numId w:val="44"/>
        </w:numPr>
        <w:jc w:val="both"/>
        <w:rPr>
          <w:rFonts w:ascii="Times New Roman" w:hAnsi="Times New Roman" w:cs="Times New Roman"/>
          <w:sz w:val="24"/>
          <w:szCs w:val="24"/>
        </w:rPr>
      </w:pPr>
      <w:r w:rsidRPr="00C91223">
        <w:rPr>
          <w:rFonts w:ascii="Times New Roman" w:hAnsi="Times New Roman" w:cs="Times New Roman"/>
          <w:sz w:val="24"/>
          <w:szCs w:val="24"/>
        </w:rPr>
        <w:t>Disagree: 5%</w:t>
      </w:r>
    </w:p>
    <w:p w14:paraId="711D4924" w14:textId="51DEFE85" w:rsidR="00C91223" w:rsidRPr="00C91223" w:rsidRDefault="00C91223" w:rsidP="00C91223">
      <w:pPr>
        <w:pStyle w:val="ListParagraph"/>
        <w:numPr>
          <w:ilvl w:val="0"/>
          <w:numId w:val="44"/>
        </w:numPr>
        <w:jc w:val="both"/>
        <w:rPr>
          <w:rFonts w:ascii="Times New Roman" w:hAnsi="Times New Roman" w:cs="Times New Roman"/>
          <w:sz w:val="24"/>
          <w:szCs w:val="24"/>
        </w:rPr>
      </w:pPr>
      <w:r w:rsidRPr="00C91223">
        <w:rPr>
          <w:rFonts w:ascii="Times New Roman" w:hAnsi="Times New Roman" w:cs="Times New Roman"/>
          <w:sz w:val="24"/>
          <w:szCs w:val="24"/>
        </w:rPr>
        <w:t>Strongly Disagree: 7%</w:t>
      </w:r>
    </w:p>
    <w:p w14:paraId="0542841A" w14:textId="0B8BCB6A" w:rsidR="00C91223" w:rsidRDefault="00C91223" w:rsidP="00C91223">
      <w:pPr>
        <w:jc w:val="both"/>
        <w:rPr>
          <w:rFonts w:ascii="Times New Roman" w:hAnsi="Times New Roman" w:cs="Times New Roman"/>
          <w:sz w:val="24"/>
          <w:szCs w:val="24"/>
        </w:rPr>
      </w:pPr>
      <w:r w:rsidRPr="00C91223">
        <w:rPr>
          <w:rFonts w:ascii="Times New Roman" w:hAnsi="Times New Roman" w:cs="Times New Roman"/>
          <w:sz w:val="24"/>
          <w:szCs w:val="24"/>
        </w:rPr>
        <w:t>A total of 64% say they remember information better through video podcasts. This shows that video podcasts are more memorable than written articles.</w:t>
      </w:r>
    </w:p>
    <w:p w14:paraId="33E2F5E0" w14:textId="1511B70B" w:rsidR="001B6419" w:rsidRDefault="001B6419" w:rsidP="00DA1B5A">
      <w:pPr>
        <w:jc w:val="both"/>
        <w:rPr>
          <w:rFonts w:ascii="Times New Roman" w:hAnsi="Times New Roman" w:cs="Times New Roman"/>
          <w:sz w:val="24"/>
          <w:szCs w:val="24"/>
        </w:rPr>
      </w:pPr>
      <w:r>
        <w:rPr>
          <w:noProof/>
        </w:rPr>
        <w:lastRenderedPageBreak/>
        <w:drawing>
          <wp:inline distT="0" distB="0" distL="0" distR="0" wp14:anchorId="0261E18D" wp14:editId="5EC5E6E0">
            <wp:extent cx="5731510" cy="2600960"/>
            <wp:effectExtent l="0" t="0" r="2540" b="8890"/>
            <wp:docPr id="1236685827" name="Picture 8" descr="Forms response chart. Question title: 14) Video podcasts make complex issues (like politics, economy) easier to understand.&#10;वीडियो पॉडकास्ट जटिल मुद्दों (जैसे राजनीति, अर्थव्यवस्था) को समझना आसान बनाते हैं।&#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14) Video podcasts make complex issues (like politics, economy) easier to understand.&#10;वीडियो पॉडकास्ट जटिल मुद्दों (जैसे राजनीति, अर्थव्यवस्था) को समझना आसान बनाते हैं।&#10;. Number of responses: 100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2F0E1C9F" w14:textId="77777777" w:rsidR="001B6419" w:rsidRDefault="001B6419" w:rsidP="001B6419">
      <w:pPr>
        <w:jc w:val="center"/>
        <w:rPr>
          <w:rFonts w:ascii="Times New Roman" w:hAnsi="Times New Roman" w:cs="Times New Roman"/>
          <w:b/>
          <w:bCs/>
          <w:sz w:val="28"/>
          <w:szCs w:val="28"/>
        </w:rPr>
      </w:pPr>
      <w:r>
        <w:rPr>
          <w:rFonts w:ascii="Times New Roman" w:hAnsi="Times New Roman" w:cs="Times New Roman"/>
          <w:b/>
          <w:bCs/>
          <w:sz w:val="28"/>
          <w:szCs w:val="28"/>
        </w:rPr>
        <w:t xml:space="preserve">Graph 14: Is video podcast </w:t>
      </w:r>
      <w:proofErr w:type="gramStart"/>
      <w:r>
        <w:rPr>
          <w:rFonts w:ascii="Times New Roman" w:hAnsi="Times New Roman" w:cs="Times New Roman"/>
          <w:b/>
          <w:bCs/>
          <w:sz w:val="28"/>
          <w:szCs w:val="28"/>
        </w:rPr>
        <w:t>simplify</w:t>
      </w:r>
      <w:proofErr w:type="gramEnd"/>
      <w:r>
        <w:rPr>
          <w:rFonts w:ascii="Times New Roman" w:hAnsi="Times New Roman" w:cs="Times New Roman"/>
          <w:b/>
          <w:bCs/>
          <w:sz w:val="28"/>
          <w:szCs w:val="28"/>
        </w:rPr>
        <w:t xml:space="preserve"> complex issues</w:t>
      </w:r>
    </w:p>
    <w:p w14:paraId="7ED9064E" w14:textId="726931E4" w:rsidR="001B6419" w:rsidRDefault="001B6419" w:rsidP="001B6419">
      <w:pPr>
        <w:jc w:val="both"/>
        <w:rPr>
          <w:rFonts w:ascii="Times New Roman" w:hAnsi="Times New Roman" w:cs="Times New Roman"/>
          <w:sz w:val="24"/>
          <w:szCs w:val="24"/>
        </w:rPr>
      </w:pPr>
      <w:r>
        <w:rPr>
          <w:rFonts w:ascii="Times New Roman" w:hAnsi="Times New Roman" w:cs="Times New Roman"/>
          <w:sz w:val="24"/>
          <w:szCs w:val="24"/>
        </w:rPr>
        <w:t>Data gathered</w:t>
      </w:r>
      <w:r w:rsidRPr="00DA1B5A">
        <w:rPr>
          <w:rFonts w:ascii="Times New Roman" w:hAnsi="Times New Roman" w:cs="Times New Roman"/>
          <w:sz w:val="24"/>
          <w:szCs w:val="24"/>
        </w:rPr>
        <w:t xml:space="preserve"> </w:t>
      </w:r>
      <w:r>
        <w:rPr>
          <w:rFonts w:ascii="Times New Roman" w:hAnsi="Times New Roman" w:cs="Times New Roman"/>
          <w:sz w:val="24"/>
          <w:szCs w:val="24"/>
        </w:rPr>
        <w:t xml:space="preserve">from the survey that 50% respondents is video podcast simplify complex issues is </w:t>
      </w:r>
      <w:proofErr w:type="gramStart"/>
      <w:r>
        <w:rPr>
          <w:rFonts w:ascii="Times New Roman" w:hAnsi="Times New Roman" w:cs="Times New Roman"/>
          <w:sz w:val="24"/>
          <w:szCs w:val="24"/>
        </w:rPr>
        <w:t>agree ,</w:t>
      </w:r>
      <w:proofErr w:type="gramEnd"/>
      <w:r>
        <w:rPr>
          <w:rFonts w:ascii="Times New Roman" w:hAnsi="Times New Roman" w:cs="Times New Roman"/>
          <w:sz w:val="24"/>
          <w:szCs w:val="24"/>
        </w:rPr>
        <w:t xml:space="preserve"> consume news through the podcast. Which is higher in simplify complex issues.</w:t>
      </w:r>
    </w:p>
    <w:p w14:paraId="7A8C9724" w14:textId="77777777" w:rsidR="0067760C" w:rsidRP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Agree: 50%</w:t>
      </w:r>
    </w:p>
    <w:p w14:paraId="7E8F412D" w14:textId="77777777" w:rsidR="0067760C" w:rsidRP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b.</w:t>
      </w:r>
      <w:r w:rsidRPr="0067760C">
        <w:rPr>
          <w:rFonts w:ascii="Times New Roman" w:hAnsi="Times New Roman" w:cs="Times New Roman"/>
          <w:sz w:val="24"/>
          <w:szCs w:val="24"/>
        </w:rPr>
        <w:tab/>
        <w:t>Strongly Agree: 24%</w:t>
      </w:r>
    </w:p>
    <w:p w14:paraId="58C45A5A" w14:textId="77777777" w:rsidR="0067760C" w:rsidRP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c.</w:t>
      </w:r>
      <w:r w:rsidRPr="0067760C">
        <w:rPr>
          <w:rFonts w:ascii="Times New Roman" w:hAnsi="Times New Roman" w:cs="Times New Roman"/>
          <w:sz w:val="24"/>
          <w:szCs w:val="24"/>
        </w:rPr>
        <w:tab/>
        <w:t>Neutral: 24%</w:t>
      </w:r>
    </w:p>
    <w:p w14:paraId="7FCB0409" w14:textId="77777777" w:rsidR="0067760C" w:rsidRP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d.</w:t>
      </w:r>
      <w:r w:rsidRPr="0067760C">
        <w:rPr>
          <w:rFonts w:ascii="Times New Roman" w:hAnsi="Times New Roman" w:cs="Times New Roman"/>
          <w:sz w:val="24"/>
          <w:szCs w:val="24"/>
        </w:rPr>
        <w:tab/>
        <w:t>Disagree: 6%</w:t>
      </w:r>
    </w:p>
    <w:p w14:paraId="2A66C934" w14:textId="77777777" w:rsidR="0067760C" w:rsidRP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e.</w:t>
      </w:r>
      <w:r w:rsidRPr="0067760C">
        <w:rPr>
          <w:rFonts w:ascii="Times New Roman" w:hAnsi="Times New Roman" w:cs="Times New Roman"/>
          <w:sz w:val="24"/>
          <w:szCs w:val="24"/>
        </w:rPr>
        <w:tab/>
        <w:t>Strongly Disagree: 6%</w:t>
      </w:r>
    </w:p>
    <w:p w14:paraId="07C01B2A" w14:textId="44419426" w:rsidR="00C91223"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A significant 74% feel that video podcasts make complex topics easier to understand. This proves that video podcasts serve as effective educational tools.</w:t>
      </w:r>
    </w:p>
    <w:p w14:paraId="54DE9743" w14:textId="77777777" w:rsidR="0067760C" w:rsidRDefault="0067760C" w:rsidP="001B6419">
      <w:pPr>
        <w:jc w:val="both"/>
        <w:rPr>
          <w:rFonts w:ascii="Times New Roman" w:hAnsi="Times New Roman" w:cs="Times New Roman"/>
          <w:b/>
          <w:bCs/>
          <w:sz w:val="28"/>
          <w:szCs w:val="28"/>
        </w:rPr>
      </w:pPr>
    </w:p>
    <w:p w14:paraId="01CD1E46" w14:textId="49C99178" w:rsidR="001B6419" w:rsidRDefault="001B6419" w:rsidP="001B6419">
      <w:pPr>
        <w:jc w:val="both"/>
        <w:rPr>
          <w:rFonts w:ascii="Times New Roman" w:hAnsi="Times New Roman" w:cs="Times New Roman"/>
          <w:b/>
          <w:bCs/>
          <w:sz w:val="28"/>
          <w:szCs w:val="28"/>
        </w:rPr>
      </w:pPr>
      <w:r>
        <w:rPr>
          <w:rFonts w:ascii="Times New Roman" w:hAnsi="Times New Roman" w:cs="Times New Roman"/>
          <w:b/>
          <w:bCs/>
          <w:sz w:val="28"/>
          <w:szCs w:val="28"/>
        </w:rPr>
        <w:t>Section D – Impact and Feedback</w:t>
      </w:r>
    </w:p>
    <w:p w14:paraId="178EFA27" w14:textId="0C6C5FDA" w:rsidR="001B6419" w:rsidRDefault="001B6419" w:rsidP="001B6419">
      <w:pPr>
        <w:jc w:val="both"/>
        <w:rPr>
          <w:rFonts w:ascii="Times New Roman" w:hAnsi="Times New Roman" w:cs="Times New Roman"/>
          <w:b/>
          <w:bCs/>
          <w:sz w:val="28"/>
          <w:szCs w:val="28"/>
        </w:rPr>
      </w:pPr>
      <w:r>
        <w:rPr>
          <w:noProof/>
        </w:rPr>
        <w:lastRenderedPageBreak/>
        <w:drawing>
          <wp:inline distT="0" distB="0" distL="0" distR="0" wp14:anchorId="1CBDB885" wp14:editId="0650A490">
            <wp:extent cx="5731510" cy="2600960"/>
            <wp:effectExtent l="0" t="0" r="2540" b="8890"/>
            <wp:docPr id="1536647914" name="Picture 9" descr="Forms response chart. Question title: 15) Do video podcasts replace traditional news sources (like TV or print)?&#10;क्या वीडियो पॉडकास्ट पारंपरिक समाचार माध्यमों (टीवी या अख़बार) की जगह ले रहे हैं?&#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15) Do video podcasts replace traditional news sources (like TV or print)?&#10;क्या वीडियो पॉडकास्ट पारंपरिक समाचार माध्यमों (टीवी या अख़बार) की जगह ले रहे हैं?&#10;. Number of responses: 100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0BE896CB" w14:textId="4AA67F9F" w:rsidR="001B6419" w:rsidRDefault="001B6419" w:rsidP="001B6419">
      <w:pPr>
        <w:jc w:val="center"/>
        <w:rPr>
          <w:rFonts w:ascii="Times New Roman" w:hAnsi="Times New Roman" w:cs="Times New Roman"/>
          <w:b/>
          <w:bCs/>
          <w:sz w:val="28"/>
          <w:szCs w:val="28"/>
        </w:rPr>
      </w:pPr>
      <w:r>
        <w:rPr>
          <w:rFonts w:ascii="Times New Roman" w:hAnsi="Times New Roman" w:cs="Times New Roman"/>
          <w:b/>
          <w:bCs/>
          <w:sz w:val="28"/>
          <w:szCs w:val="28"/>
        </w:rPr>
        <w:t xml:space="preserve">Graph 15: </w:t>
      </w:r>
      <w:r w:rsidRPr="001B6419">
        <w:rPr>
          <w:rFonts w:ascii="Times New Roman" w:hAnsi="Times New Roman" w:cs="Times New Roman"/>
          <w:b/>
          <w:bCs/>
          <w:sz w:val="28"/>
          <w:szCs w:val="28"/>
        </w:rPr>
        <w:t>Do video podcasts replace traditional news, like TV or print?</w:t>
      </w:r>
    </w:p>
    <w:p w14:paraId="2304E2C5" w14:textId="20C0F30A" w:rsidR="001B6419" w:rsidRDefault="001B6419" w:rsidP="001B6419">
      <w:pPr>
        <w:jc w:val="both"/>
        <w:rPr>
          <w:rFonts w:ascii="Times New Roman" w:hAnsi="Times New Roman" w:cs="Times New Roman"/>
          <w:sz w:val="24"/>
          <w:szCs w:val="24"/>
        </w:rPr>
      </w:pPr>
      <w:r>
        <w:rPr>
          <w:rFonts w:ascii="Times New Roman" w:hAnsi="Times New Roman" w:cs="Times New Roman"/>
          <w:sz w:val="24"/>
          <w:szCs w:val="24"/>
        </w:rPr>
        <w:t>Data gathered</w:t>
      </w:r>
      <w:r w:rsidRPr="00DA1B5A">
        <w:rPr>
          <w:rFonts w:ascii="Times New Roman" w:hAnsi="Times New Roman" w:cs="Times New Roman"/>
          <w:sz w:val="24"/>
          <w:szCs w:val="24"/>
        </w:rPr>
        <w:t xml:space="preserve"> </w:t>
      </w:r>
      <w:r>
        <w:rPr>
          <w:rFonts w:ascii="Times New Roman" w:hAnsi="Times New Roman" w:cs="Times New Roman"/>
          <w:sz w:val="24"/>
          <w:szCs w:val="24"/>
        </w:rPr>
        <w:t xml:space="preserve">from the survey that 47% respondents is video podcast replace traditional news like TV or print is </w:t>
      </w:r>
      <w:proofErr w:type="gramStart"/>
      <w:r>
        <w:rPr>
          <w:rFonts w:ascii="Times New Roman" w:hAnsi="Times New Roman" w:cs="Times New Roman"/>
          <w:sz w:val="24"/>
          <w:szCs w:val="24"/>
        </w:rPr>
        <w:t>Yes ,</w:t>
      </w:r>
      <w:proofErr w:type="gramEnd"/>
      <w:r>
        <w:rPr>
          <w:rFonts w:ascii="Times New Roman" w:hAnsi="Times New Roman" w:cs="Times New Roman"/>
          <w:sz w:val="24"/>
          <w:szCs w:val="24"/>
        </w:rPr>
        <w:t xml:space="preserve"> consume news through the podcast. Which is higher in replace</w:t>
      </w:r>
      <w:r w:rsidR="001405E9">
        <w:rPr>
          <w:rFonts w:ascii="Times New Roman" w:hAnsi="Times New Roman" w:cs="Times New Roman"/>
          <w:sz w:val="24"/>
          <w:szCs w:val="24"/>
        </w:rPr>
        <w:t>ment of traditional media.</w:t>
      </w:r>
    </w:p>
    <w:p w14:paraId="092E8A94" w14:textId="77777777" w:rsidR="0067760C" w:rsidRPr="0067760C" w:rsidRDefault="0067760C" w:rsidP="0067760C">
      <w:pPr>
        <w:pStyle w:val="ListParagraph"/>
        <w:numPr>
          <w:ilvl w:val="0"/>
          <w:numId w:val="45"/>
        </w:numPr>
        <w:jc w:val="both"/>
        <w:rPr>
          <w:rFonts w:ascii="Times New Roman" w:hAnsi="Times New Roman" w:cs="Times New Roman"/>
          <w:sz w:val="24"/>
          <w:szCs w:val="24"/>
        </w:rPr>
      </w:pPr>
      <w:r w:rsidRPr="0067760C">
        <w:rPr>
          <w:rFonts w:ascii="Times New Roman" w:hAnsi="Times New Roman" w:cs="Times New Roman"/>
          <w:sz w:val="24"/>
          <w:szCs w:val="24"/>
        </w:rPr>
        <w:t>Yes: 47%</w:t>
      </w:r>
    </w:p>
    <w:p w14:paraId="59870C28" w14:textId="4EEBEFF5" w:rsidR="0067760C" w:rsidRPr="0067760C" w:rsidRDefault="0067760C" w:rsidP="0067760C">
      <w:pPr>
        <w:pStyle w:val="ListParagraph"/>
        <w:numPr>
          <w:ilvl w:val="0"/>
          <w:numId w:val="45"/>
        </w:numPr>
        <w:jc w:val="both"/>
        <w:rPr>
          <w:rFonts w:ascii="Times New Roman" w:hAnsi="Times New Roman" w:cs="Times New Roman"/>
          <w:sz w:val="24"/>
          <w:szCs w:val="24"/>
        </w:rPr>
      </w:pPr>
      <w:r w:rsidRPr="0067760C">
        <w:rPr>
          <w:rFonts w:ascii="Times New Roman" w:hAnsi="Times New Roman" w:cs="Times New Roman"/>
          <w:sz w:val="24"/>
          <w:szCs w:val="24"/>
        </w:rPr>
        <w:t>No: 25%</w:t>
      </w:r>
    </w:p>
    <w:p w14:paraId="2CEA43CF" w14:textId="78327EEF" w:rsidR="0067760C" w:rsidRPr="0067760C" w:rsidRDefault="0067760C" w:rsidP="0067760C">
      <w:pPr>
        <w:pStyle w:val="ListParagraph"/>
        <w:numPr>
          <w:ilvl w:val="0"/>
          <w:numId w:val="45"/>
        </w:numPr>
        <w:jc w:val="both"/>
        <w:rPr>
          <w:rFonts w:ascii="Times New Roman" w:hAnsi="Times New Roman" w:cs="Times New Roman"/>
          <w:sz w:val="24"/>
          <w:szCs w:val="24"/>
        </w:rPr>
      </w:pPr>
      <w:r w:rsidRPr="0067760C">
        <w:rPr>
          <w:rFonts w:ascii="Times New Roman" w:hAnsi="Times New Roman" w:cs="Times New Roman"/>
          <w:sz w:val="24"/>
          <w:szCs w:val="24"/>
        </w:rPr>
        <w:t>Not sure: 28%</w:t>
      </w:r>
    </w:p>
    <w:p w14:paraId="21FFBF30" w14:textId="3238178B" w:rsid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Almost half the respondents think video podcasts are replacing TV and print news. This shows a strong ongoing shift toward digital video journalism, especially among youth.</w:t>
      </w:r>
    </w:p>
    <w:p w14:paraId="0599D45A" w14:textId="3B2E14FD" w:rsidR="001405E9" w:rsidRDefault="001405E9" w:rsidP="001B6419">
      <w:pPr>
        <w:jc w:val="both"/>
        <w:rPr>
          <w:rFonts w:ascii="Times New Roman" w:hAnsi="Times New Roman" w:cs="Times New Roman"/>
          <w:sz w:val="24"/>
          <w:szCs w:val="24"/>
        </w:rPr>
      </w:pPr>
      <w:r>
        <w:rPr>
          <w:noProof/>
        </w:rPr>
        <w:drawing>
          <wp:inline distT="0" distB="0" distL="0" distR="0" wp14:anchorId="053CD53F" wp14:editId="0C5C760F">
            <wp:extent cx="5731510" cy="2600960"/>
            <wp:effectExtent l="0" t="0" r="2540" b="8890"/>
            <wp:docPr id="655388527" name="Picture 10" descr="Forms response chart. Question title: 16) Would you trust news more if presented through video podcasts by reputed media houses (like TOI or The Hindu)?&#10;यदि प्रतिष्ठित मीडिया संस्थान (जैसे TOI या The Hindu) वीडियो पॉडकास्ट के माध्यम से समाचार दें, तो क्या आप उन पर ज़्यादा भरोसा करेंगे?&#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16) Would you trust news more if presented through video podcasts by reputed media houses (like TOI or The Hindu)?&#10;यदि प्रतिष्ठित मीडिया संस्थान (जैसे TOI या The Hindu) वीडियो पॉडकास्ट के माध्यम से समाचार दें, तो क्या आप उन पर ज़्यादा भरोसा करेंगे?&#10;. Number of responses: 100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00960"/>
                    </a:xfrm>
                    <a:prstGeom prst="rect">
                      <a:avLst/>
                    </a:prstGeom>
                    <a:noFill/>
                    <a:ln>
                      <a:noFill/>
                    </a:ln>
                  </pic:spPr>
                </pic:pic>
              </a:graphicData>
            </a:graphic>
          </wp:inline>
        </w:drawing>
      </w:r>
    </w:p>
    <w:p w14:paraId="6F34A8BE" w14:textId="5714FB14" w:rsidR="001405E9" w:rsidRDefault="001405E9" w:rsidP="001405E9">
      <w:pPr>
        <w:jc w:val="center"/>
        <w:rPr>
          <w:rFonts w:ascii="Times New Roman" w:hAnsi="Times New Roman" w:cs="Times New Roman"/>
          <w:b/>
          <w:bCs/>
          <w:sz w:val="28"/>
          <w:szCs w:val="28"/>
        </w:rPr>
      </w:pPr>
      <w:r>
        <w:rPr>
          <w:rFonts w:ascii="Times New Roman" w:hAnsi="Times New Roman" w:cs="Times New Roman"/>
          <w:b/>
          <w:bCs/>
          <w:sz w:val="28"/>
          <w:szCs w:val="28"/>
        </w:rPr>
        <w:t xml:space="preserve">Graph 16: </w:t>
      </w:r>
      <w:r w:rsidRPr="001405E9">
        <w:rPr>
          <w:rFonts w:ascii="Times New Roman" w:hAnsi="Times New Roman" w:cs="Times New Roman"/>
          <w:b/>
          <w:bCs/>
          <w:sz w:val="28"/>
          <w:szCs w:val="28"/>
        </w:rPr>
        <w:t>Is news more trusted in video podcasts from TOI or The Hindu</w:t>
      </w:r>
    </w:p>
    <w:p w14:paraId="7682C6CF" w14:textId="0C4AB7CF" w:rsidR="001405E9" w:rsidRDefault="001405E9" w:rsidP="001405E9">
      <w:pPr>
        <w:jc w:val="both"/>
        <w:rPr>
          <w:rFonts w:ascii="Times New Roman" w:hAnsi="Times New Roman" w:cs="Times New Roman"/>
          <w:sz w:val="24"/>
          <w:szCs w:val="24"/>
        </w:rPr>
      </w:pPr>
      <w:r>
        <w:rPr>
          <w:rFonts w:ascii="Times New Roman" w:hAnsi="Times New Roman" w:cs="Times New Roman"/>
          <w:sz w:val="24"/>
          <w:szCs w:val="24"/>
        </w:rPr>
        <w:t>Data gathered</w:t>
      </w:r>
      <w:r w:rsidRPr="00DA1B5A">
        <w:rPr>
          <w:rFonts w:ascii="Times New Roman" w:hAnsi="Times New Roman" w:cs="Times New Roman"/>
          <w:sz w:val="24"/>
          <w:szCs w:val="24"/>
        </w:rPr>
        <w:t xml:space="preserve"> </w:t>
      </w:r>
      <w:r>
        <w:rPr>
          <w:rFonts w:ascii="Times New Roman" w:hAnsi="Times New Roman" w:cs="Times New Roman"/>
          <w:sz w:val="24"/>
          <w:szCs w:val="24"/>
        </w:rPr>
        <w:t xml:space="preserve">from the survey that 50% respondents is news more trusted from TOI or The Hindu is </w:t>
      </w:r>
      <w:proofErr w:type="gramStart"/>
      <w:r>
        <w:rPr>
          <w:rFonts w:ascii="Times New Roman" w:hAnsi="Times New Roman" w:cs="Times New Roman"/>
          <w:sz w:val="24"/>
          <w:szCs w:val="24"/>
        </w:rPr>
        <w:t>Yes ,</w:t>
      </w:r>
      <w:proofErr w:type="gramEnd"/>
      <w:r>
        <w:rPr>
          <w:rFonts w:ascii="Times New Roman" w:hAnsi="Times New Roman" w:cs="Times New Roman"/>
          <w:sz w:val="24"/>
          <w:szCs w:val="24"/>
        </w:rPr>
        <w:t xml:space="preserve"> consume news through the podcast. Which is higher in news more trusted in video podcast.</w:t>
      </w:r>
    </w:p>
    <w:p w14:paraId="582F7601" w14:textId="77777777" w:rsidR="0067760C" w:rsidRPr="0067760C" w:rsidRDefault="0067760C" w:rsidP="0067760C">
      <w:pPr>
        <w:pStyle w:val="ListParagraph"/>
        <w:numPr>
          <w:ilvl w:val="0"/>
          <w:numId w:val="46"/>
        </w:numPr>
        <w:jc w:val="both"/>
        <w:rPr>
          <w:rFonts w:ascii="Times New Roman" w:hAnsi="Times New Roman" w:cs="Times New Roman"/>
          <w:sz w:val="24"/>
          <w:szCs w:val="24"/>
        </w:rPr>
      </w:pPr>
      <w:r w:rsidRPr="0067760C">
        <w:rPr>
          <w:rFonts w:ascii="Times New Roman" w:hAnsi="Times New Roman" w:cs="Times New Roman"/>
          <w:sz w:val="24"/>
          <w:szCs w:val="24"/>
        </w:rPr>
        <w:lastRenderedPageBreak/>
        <w:t>Yes: 50%</w:t>
      </w:r>
    </w:p>
    <w:p w14:paraId="2FCEEE8A" w14:textId="4819A986" w:rsidR="0067760C" w:rsidRPr="0067760C" w:rsidRDefault="0067760C" w:rsidP="0067760C">
      <w:pPr>
        <w:pStyle w:val="ListParagraph"/>
        <w:numPr>
          <w:ilvl w:val="0"/>
          <w:numId w:val="46"/>
        </w:numPr>
        <w:jc w:val="both"/>
        <w:rPr>
          <w:rFonts w:ascii="Times New Roman" w:hAnsi="Times New Roman" w:cs="Times New Roman"/>
          <w:sz w:val="24"/>
          <w:szCs w:val="24"/>
        </w:rPr>
      </w:pPr>
      <w:r w:rsidRPr="0067760C">
        <w:rPr>
          <w:rFonts w:ascii="Times New Roman" w:hAnsi="Times New Roman" w:cs="Times New Roman"/>
          <w:sz w:val="24"/>
          <w:szCs w:val="24"/>
        </w:rPr>
        <w:t>Maybe: 38%</w:t>
      </w:r>
    </w:p>
    <w:p w14:paraId="30A1E65F" w14:textId="1863696A" w:rsidR="0067760C" w:rsidRPr="0067760C" w:rsidRDefault="0067760C" w:rsidP="0067760C">
      <w:pPr>
        <w:pStyle w:val="ListParagraph"/>
        <w:numPr>
          <w:ilvl w:val="0"/>
          <w:numId w:val="46"/>
        </w:numPr>
        <w:jc w:val="both"/>
        <w:rPr>
          <w:rFonts w:ascii="Times New Roman" w:hAnsi="Times New Roman" w:cs="Times New Roman"/>
          <w:sz w:val="24"/>
          <w:szCs w:val="24"/>
        </w:rPr>
      </w:pPr>
      <w:r w:rsidRPr="0067760C">
        <w:rPr>
          <w:rFonts w:ascii="Times New Roman" w:hAnsi="Times New Roman" w:cs="Times New Roman"/>
          <w:sz w:val="24"/>
          <w:szCs w:val="24"/>
        </w:rPr>
        <w:t>No: 12%</w:t>
      </w:r>
    </w:p>
    <w:p w14:paraId="6C3C23E2" w14:textId="4E0F93DE" w:rsidR="0067760C" w:rsidRDefault="0067760C" w:rsidP="0067760C">
      <w:pPr>
        <w:jc w:val="both"/>
        <w:rPr>
          <w:rFonts w:ascii="Times New Roman" w:hAnsi="Times New Roman" w:cs="Times New Roman"/>
          <w:sz w:val="24"/>
          <w:szCs w:val="24"/>
        </w:rPr>
      </w:pPr>
      <w:r w:rsidRPr="0067760C">
        <w:rPr>
          <w:rFonts w:ascii="Times New Roman" w:hAnsi="Times New Roman" w:cs="Times New Roman"/>
          <w:sz w:val="24"/>
          <w:szCs w:val="24"/>
        </w:rPr>
        <w:t>Half of the respondents trust news more when delivered through podcasts by established brands like TOI or The Hindu. This highlights the importance of institutional credibility in digital news.</w:t>
      </w:r>
    </w:p>
    <w:p w14:paraId="3392A589" w14:textId="77777777" w:rsidR="0067760C" w:rsidRDefault="0067760C" w:rsidP="0067760C">
      <w:pPr>
        <w:jc w:val="both"/>
        <w:rPr>
          <w:rFonts w:ascii="Times New Roman" w:hAnsi="Times New Roman" w:cs="Times New Roman"/>
          <w:sz w:val="24"/>
          <w:szCs w:val="24"/>
        </w:rPr>
      </w:pPr>
    </w:p>
    <w:p w14:paraId="7B1CE6A1" w14:textId="18090377" w:rsidR="0067760C" w:rsidRDefault="004E35E9" w:rsidP="0067760C">
      <w:pPr>
        <w:jc w:val="both"/>
        <w:rPr>
          <w:rFonts w:ascii="Times New Roman" w:hAnsi="Times New Roman" w:cs="Times New Roman"/>
          <w:b/>
          <w:bCs/>
          <w:sz w:val="28"/>
          <w:szCs w:val="28"/>
        </w:rPr>
      </w:pPr>
      <w:r>
        <w:rPr>
          <w:rFonts w:ascii="Times New Roman" w:hAnsi="Times New Roman" w:cs="Times New Roman"/>
          <w:b/>
          <w:bCs/>
          <w:sz w:val="28"/>
          <w:szCs w:val="28"/>
        </w:rPr>
        <w:t xml:space="preserve">Data Analysis of </w:t>
      </w:r>
      <w:r w:rsidR="00CC1191">
        <w:rPr>
          <w:rFonts w:ascii="Times New Roman" w:hAnsi="Times New Roman" w:cs="Times New Roman"/>
          <w:b/>
          <w:bCs/>
          <w:sz w:val="28"/>
          <w:szCs w:val="28"/>
        </w:rPr>
        <w:t xml:space="preserve">Qualitative Data </w:t>
      </w:r>
    </w:p>
    <w:tbl>
      <w:tblPr>
        <w:tblStyle w:val="TableGrid"/>
        <w:tblW w:w="0" w:type="auto"/>
        <w:tblLook w:val="04A0" w:firstRow="1" w:lastRow="0" w:firstColumn="1" w:lastColumn="0" w:noHBand="0" w:noVBand="1"/>
      </w:tblPr>
      <w:tblGrid>
        <w:gridCol w:w="1478"/>
        <w:gridCol w:w="1501"/>
        <w:gridCol w:w="1481"/>
        <w:gridCol w:w="1493"/>
        <w:gridCol w:w="1487"/>
        <w:gridCol w:w="1576"/>
      </w:tblGrid>
      <w:tr w:rsidR="000203A9" w14:paraId="77ED07A3" w14:textId="085663DF" w:rsidTr="00F802A1">
        <w:tc>
          <w:tcPr>
            <w:tcW w:w="1502" w:type="dxa"/>
          </w:tcPr>
          <w:p w14:paraId="7AE6AF05" w14:textId="4BE56B66" w:rsidR="000203A9" w:rsidRPr="00AA643B" w:rsidRDefault="000203A9" w:rsidP="0067760C">
            <w:pPr>
              <w:jc w:val="both"/>
              <w:rPr>
                <w:rFonts w:ascii="Times New Roman" w:hAnsi="Times New Roman" w:cs="Times New Roman"/>
                <w:b/>
                <w:bCs/>
                <w:sz w:val="24"/>
                <w:szCs w:val="24"/>
              </w:rPr>
            </w:pPr>
            <w:r>
              <w:rPr>
                <w:rFonts w:ascii="Times New Roman" w:hAnsi="Times New Roman" w:cs="Times New Roman"/>
                <w:b/>
                <w:bCs/>
                <w:sz w:val="24"/>
                <w:szCs w:val="24"/>
              </w:rPr>
              <w:t xml:space="preserve">      Sno.</w:t>
            </w:r>
          </w:p>
        </w:tc>
        <w:tc>
          <w:tcPr>
            <w:tcW w:w="1502" w:type="dxa"/>
          </w:tcPr>
          <w:p w14:paraId="7ED53CD6" w14:textId="53C4DAD8" w:rsidR="000203A9" w:rsidRPr="007963AA" w:rsidRDefault="000203A9" w:rsidP="0067760C">
            <w:pPr>
              <w:jc w:val="both"/>
              <w:rPr>
                <w:rFonts w:ascii="Times New Roman" w:hAnsi="Times New Roman" w:cs="Times New Roman"/>
                <w:b/>
                <w:bCs/>
                <w:sz w:val="24"/>
                <w:szCs w:val="24"/>
              </w:rPr>
            </w:pPr>
            <w:r>
              <w:rPr>
                <w:rFonts w:ascii="Times New Roman" w:hAnsi="Times New Roman" w:cs="Times New Roman"/>
                <w:b/>
                <w:bCs/>
                <w:sz w:val="24"/>
                <w:szCs w:val="24"/>
              </w:rPr>
              <w:t>Headline of the Story</w:t>
            </w:r>
          </w:p>
        </w:tc>
        <w:tc>
          <w:tcPr>
            <w:tcW w:w="1503" w:type="dxa"/>
          </w:tcPr>
          <w:p w14:paraId="558BDED8" w14:textId="02A210DF" w:rsidR="000203A9" w:rsidRPr="007963AA" w:rsidRDefault="000203A9" w:rsidP="0067760C">
            <w:pPr>
              <w:jc w:val="both"/>
              <w:rPr>
                <w:rFonts w:ascii="Times New Roman" w:hAnsi="Times New Roman" w:cs="Times New Roman"/>
                <w:b/>
                <w:bCs/>
                <w:sz w:val="24"/>
                <w:szCs w:val="24"/>
              </w:rPr>
            </w:pPr>
            <w:r>
              <w:rPr>
                <w:rFonts w:ascii="Times New Roman" w:hAnsi="Times New Roman" w:cs="Times New Roman"/>
                <w:b/>
                <w:bCs/>
                <w:sz w:val="24"/>
                <w:szCs w:val="24"/>
              </w:rPr>
              <w:t xml:space="preserve">      Date</w:t>
            </w:r>
          </w:p>
        </w:tc>
        <w:tc>
          <w:tcPr>
            <w:tcW w:w="1503" w:type="dxa"/>
          </w:tcPr>
          <w:p w14:paraId="71F0DD1B" w14:textId="36B3BEC7" w:rsidR="000203A9" w:rsidRPr="007963AA" w:rsidRDefault="000203A9" w:rsidP="0067760C">
            <w:pPr>
              <w:jc w:val="both"/>
              <w:rPr>
                <w:rFonts w:ascii="Times New Roman" w:hAnsi="Times New Roman" w:cs="Times New Roman"/>
                <w:b/>
                <w:bCs/>
                <w:sz w:val="24"/>
                <w:szCs w:val="24"/>
              </w:rPr>
            </w:pPr>
            <w:r>
              <w:rPr>
                <w:rFonts w:ascii="Times New Roman" w:hAnsi="Times New Roman" w:cs="Times New Roman"/>
                <w:b/>
                <w:bCs/>
                <w:sz w:val="24"/>
                <w:szCs w:val="24"/>
              </w:rPr>
              <w:t xml:space="preserve">  Duration</w:t>
            </w:r>
          </w:p>
        </w:tc>
        <w:tc>
          <w:tcPr>
            <w:tcW w:w="1503" w:type="dxa"/>
          </w:tcPr>
          <w:p w14:paraId="405F5071" w14:textId="2107D040" w:rsidR="000203A9" w:rsidRPr="007963AA" w:rsidRDefault="000203A9" w:rsidP="0067760C">
            <w:pPr>
              <w:jc w:val="both"/>
              <w:rPr>
                <w:rFonts w:ascii="Times New Roman" w:hAnsi="Times New Roman" w:cs="Times New Roman"/>
                <w:b/>
                <w:bCs/>
                <w:sz w:val="24"/>
                <w:szCs w:val="24"/>
              </w:rPr>
            </w:pPr>
            <w:r>
              <w:rPr>
                <w:rFonts w:ascii="Times New Roman" w:hAnsi="Times New Roman" w:cs="Times New Roman"/>
                <w:b/>
                <w:bCs/>
                <w:sz w:val="24"/>
                <w:szCs w:val="24"/>
              </w:rPr>
              <w:t xml:space="preserve">    Source</w:t>
            </w:r>
          </w:p>
        </w:tc>
        <w:tc>
          <w:tcPr>
            <w:tcW w:w="1503" w:type="dxa"/>
          </w:tcPr>
          <w:p w14:paraId="7542133D" w14:textId="68CA9365" w:rsidR="000203A9" w:rsidRDefault="000203A9" w:rsidP="0067760C">
            <w:pPr>
              <w:jc w:val="both"/>
              <w:rPr>
                <w:rFonts w:ascii="Times New Roman" w:hAnsi="Times New Roman" w:cs="Times New Roman"/>
                <w:b/>
                <w:bCs/>
                <w:sz w:val="24"/>
                <w:szCs w:val="24"/>
              </w:rPr>
            </w:pPr>
            <w:r>
              <w:rPr>
                <w:rFonts w:ascii="Times New Roman" w:hAnsi="Times New Roman" w:cs="Times New Roman"/>
                <w:b/>
                <w:bCs/>
                <w:sz w:val="24"/>
                <w:szCs w:val="24"/>
              </w:rPr>
              <w:t xml:space="preserve">      Beat</w:t>
            </w:r>
          </w:p>
        </w:tc>
      </w:tr>
      <w:tr w:rsidR="000203A9" w14:paraId="3945F4A5" w14:textId="2100E414" w:rsidTr="00F802A1">
        <w:tc>
          <w:tcPr>
            <w:tcW w:w="1502" w:type="dxa"/>
          </w:tcPr>
          <w:p w14:paraId="5B4AF412" w14:textId="3B560E08"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1</w:t>
            </w:r>
          </w:p>
        </w:tc>
        <w:tc>
          <w:tcPr>
            <w:tcW w:w="1502" w:type="dxa"/>
          </w:tcPr>
          <w:p w14:paraId="65823A1E" w14:textId="36C981C4"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Is there a right to take offence </w:t>
            </w:r>
          </w:p>
        </w:tc>
        <w:tc>
          <w:tcPr>
            <w:tcW w:w="1503" w:type="dxa"/>
          </w:tcPr>
          <w:p w14:paraId="4FFC7A19" w14:textId="1229922B"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20-02-2025</w:t>
            </w:r>
          </w:p>
        </w:tc>
        <w:tc>
          <w:tcPr>
            <w:tcW w:w="1503" w:type="dxa"/>
          </w:tcPr>
          <w:p w14:paraId="23E4EBD2" w14:textId="614AB8FA"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37:55</w:t>
            </w:r>
          </w:p>
        </w:tc>
        <w:tc>
          <w:tcPr>
            <w:tcW w:w="1503" w:type="dxa"/>
          </w:tcPr>
          <w:p w14:paraId="2037AFDB" w14:textId="4BECADAD"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The Hindu</w:t>
            </w:r>
          </w:p>
        </w:tc>
        <w:tc>
          <w:tcPr>
            <w:tcW w:w="1503" w:type="dxa"/>
          </w:tcPr>
          <w:p w14:paraId="3A3AA517" w14:textId="34B86D03"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Crime</w:t>
            </w:r>
          </w:p>
        </w:tc>
      </w:tr>
      <w:tr w:rsidR="000203A9" w14:paraId="1BF4C3FA" w14:textId="6DDE0C78" w:rsidTr="00F802A1">
        <w:tc>
          <w:tcPr>
            <w:tcW w:w="1502" w:type="dxa"/>
          </w:tcPr>
          <w:p w14:paraId="477746EC" w14:textId="3A04F7F7"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w:t>
            </w:r>
            <w:r w:rsidR="000F03B8">
              <w:rPr>
                <w:rFonts w:ascii="Times New Roman" w:hAnsi="Times New Roman" w:cs="Times New Roman"/>
                <w:sz w:val="24"/>
                <w:szCs w:val="24"/>
              </w:rPr>
              <w:t>2</w:t>
            </w:r>
          </w:p>
        </w:tc>
        <w:tc>
          <w:tcPr>
            <w:tcW w:w="1502" w:type="dxa"/>
          </w:tcPr>
          <w:p w14:paraId="45E89803" w14:textId="1635F91A" w:rsidR="000203A9" w:rsidRDefault="00A75948" w:rsidP="0067760C">
            <w:pPr>
              <w:jc w:val="both"/>
              <w:rPr>
                <w:rFonts w:ascii="Times New Roman" w:hAnsi="Times New Roman" w:cs="Times New Roman"/>
                <w:sz w:val="24"/>
                <w:szCs w:val="24"/>
              </w:rPr>
            </w:pPr>
            <w:r>
              <w:rPr>
                <w:rFonts w:ascii="Times New Roman" w:hAnsi="Times New Roman" w:cs="Times New Roman"/>
                <w:sz w:val="24"/>
                <w:szCs w:val="24"/>
              </w:rPr>
              <w:t xml:space="preserve">Red Fort Blast Reality: Who Pressed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Button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 Op </w:t>
            </w:r>
            <w:proofErr w:type="spellStart"/>
            <w:r>
              <w:rPr>
                <w:rFonts w:ascii="Times New Roman" w:hAnsi="Times New Roman" w:cs="Times New Roman"/>
                <w:sz w:val="24"/>
                <w:szCs w:val="24"/>
              </w:rPr>
              <w:t>Sindoor</w:t>
            </w:r>
            <w:proofErr w:type="spellEnd"/>
            <w:r>
              <w:rPr>
                <w:rFonts w:ascii="Times New Roman" w:hAnsi="Times New Roman" w:cs="Times New Roman"/>
                <w:sz w:val="24"/>
                <w:szCs w:val="24"/>
              </w:rPr>
              <w:t xml:space="preserve"> ‘Retaliation’  </w:t>
            </w:r>
          </w:p>
        </w:tc>
        <w:tc>
          <w:tcPr>
            <w:tcW w:w="1503" w:type="dxa"/>
          </w:tcPr>
          <w:p w14:paraId="071C817C" w14:textId="0A9980CF" w:rsidR="000203A9" w:rsidRDefault="00A75948" w:rsidP="0067760C">
            <w:pPr>
              <w:jc w:val="both"/>
              <w:rPr>
                <w:rFonts w:ascii="Times New Roman" w:hAnsi="Times New Roman" w:cs="Times New Roman"/>
                <w:sz w:val="24"/>
                <w:szCs w:val="24"/>
              </w:rPr>
            </w:pPr>
            <w:r>
              <w:rPr>
                <w:rFonts w:ascii="Times New Roman" w:hAnsi="Times New Roman" w:cs="Times New Roman"/>
                <w:sz w:val="24"/>
                <w:szCs w:val="24"/>
              </w:rPr>
              <w:t>21-11-2025</w:t>
            </w:r>
          </w:p>
        </w:tc>
        <w:tc>
          <w:tcPr>
            <w:tcW w:w="1503" w:type="dxa"/>
          </w:tcPr>
          <w:p w14:paraId="6BA03614" w14:textId="4A02E10C"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01:06:40</w:t>
            </w:r>
          </w:p>
        </w:tc>
        <w:tc>
          <w:tcPr>
            <w:tcW w:w="1503" w:type="dxa"/>
          </w:tcPr>
          <w:p w14:paraId="7C479AC4" w14:textId="3901EAB3" w:rsidR="000203A9" w:rsidRDefault="00A75948" w:rsidP="0067760C">
            <w:pPr>
              <w:jc w:val="both"/>
              <w:rPr>
                <w:rFonts w:ascii="Times New Roman" w:hAnsi="Times New Roman" w:cs="Times New Roman"/>
                <w:sz w:val="24"/>
                <w:szCs w:val="24"/>
              </w:rPr>
            </w:pPr>
            <w:r>
              <w:rPr>
                <w:rFonts w:ascii="Times New Roman" w:hAnsi="Times New Roman" w:cs="Times New Roman"/>
                <w:sz w:val="24"/>
                <w:szCs w:val="24"/>
              </w:rPr>
              <w:t>The Times of India</w:t>
            </w:r>
          </w:p>
        </w:tc>
        <w:tc>
          <w:tcPr>
            <w:tcW w:w="1503" w:type="dxa"/>
          </w:tcPr>
          <w:p w14:paraId="7A914523" w14:textId="439E2DD0" w:rsidR="000203A9" w:rsidRDefault="00A75948" w:rsidP="0067760C">
            <w:pPr>
              <w:jc w:val="both"/>
              <w:rPr>
                <w:rFonts w:ascii="Times New Roman" w:hAnsi="Times New Roman" w:cs="Times New Roman"/>
                <w:sz w:val="24"/>
                <w:szCs w:val="24"/>
              </w:rPr>
            </w:pPr>
            <w:r>
              <w:rPr>
                <w:rFonts w:ascii="Times New Roman" w:hAnsi="Times New Roman" w:cs="Times New Roman"/>
                <w:sz w:val="24"/>
                <w:szCs w:val="24"/>
              </w:rPr>
              <w:t xml:space="preserve">Crime </w:t>
            </w:r>
          </w:p>
        </w:tc>
      </w:tr>
      <w:tr w:rsidR="000203A9" w14:paraId="00BBA3A6" w14:textId="5C1503BF" w:rsidTr="00F802A1">
        <w:tc>
          <w:tcPr>
            <w:tcW w:w="1502" w:type="dxa"/>
          </w:tcPr>
          <w:p w14:paraId="372A30D6" w14:textId="65040290"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w:t>
            </w:r>
            <w:r w:rsidR="000F03B8">
              <w:rPr>
                <w:rFonts w:ascii="Times New Roman" w:hAnsi="Times New Roman" w:cs="Times New Roman"/>
                <w:sz w:val="24"/>
                <w:szCs w:val="24"/>
              </w:rPr>
              <w:t>3</w:t>
            </w:r>
          </w:p>
        </w:tc>
        <w:tc>
          <w:tcPr>
            <w:tcW w:w="1502" w:type="dxa"/>
          </w:tcPr>
          <w:p w14:paraId="24F3DC88" w14:textId="77777777" w:rsidR="00BB63E2" w:rsidRPr="00BB63E2" w:rsidRDefault="00BB63E2" w:rsidP="00BB63E2">
            <w:pPr>
              <w:jc w:val="both"/>
              <w:rPr>
                <w:rFonts w:ascii="Times New Roman" w:hAnsi="Times New Roman" w:cs="Times New Roman"/>
                <w:b/>
                <w:bCs/>
                <w:sz w:val="24"/>
                <w:szCs w:val="24"/>
              </w:rPr>
            </w:pPr>
            <w:r w:rsidRPr="00BB63E2">
              <w:rPr>
                <w:rFonts w:ascii="Times New Roman" w:hAnsi="Times New Roman" w:cs="Times New Roman"/>
                <w:b/>
                <w:bCs/>
                <w:sz w:val="24"/>
                <w:szCs w:val="24"/>
              </w:rPr>
              <w:t>Cannes Film Festival 2025: Rewind</w:t>
            </w:r>
          </w:p>
          <w:p w14:paraId="68A0451A" w14:textId="77777777" w:rsidR="000203A9" w:rsidRDefault="000203A9" w:rsidP="0067760C">
            <w:pPr>
              <w:jc w:val="both"/>
              <w:rPr>
                <w:rFonts w:ascii="Times New Roman" w:hAnsi="Times New Roman" w:cs="Times New Roman"/>
                <w:sz w:val="24"/>
                <w:szCs w:val="24"/>
              </w:rPr>
            </w:pPr>
          </w:p>
        </w:tc>
        <w:tc>
          <w:tcPr>
            <w:tcW w:w="1503" w:type="dxa"/>
          </w:tcPr>
          <w:p w14:paraId="6787DB99" w14:textId="2449FF34"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28-05-2025</w:t>
            </w:r>
          </w:p>
        </w:tc>
        <w:tc>
          <w:tcPr>
            <w:tcW w:w="1503" w:type="dxa"/>
          </w:tcPr>
          <w:p w14:paraId="62005EA9" w14:textId="20FE76DF"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 xml:space="preserve">     41:26</w:t>
            </w:r>
          </w:p>
        </w:tc>
        <w:tc>
          <w:tcPr>
            <w:tcW w:w="1503" w:type="dxa"/>
          </w:tcPr>
          <w:p w14:paraId="433C70AE" w14:textId="4C190535"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The Hindu</w:t>
            </w:r>
          </w:p>
        </w:tc>
        <w:tc>
          <w:tcPr>
            <w:tcW w:w="1503" w:type="dxa"/>
          </w:tcPr>
          <w:p w14:paraId="2D3D9FAA" w14:textId="745FC28D"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 xml:space="preserve">Entertainment </w:t>
            </w:r>
          </w:p>
        </w:tc>
      </w:tr>
      <w:tr w:rsidR="000203A9" w14:paraId="73EFEE93" w14:textId="1044E682" w:rsidTr="00F802A1">
        <w:tc>
          <w:tcPr>
            <w:tcW w:w="1502" w:type="dxa"/>
          </w:tcPr>
          <w:p w14:paraId="2A746D06" w14:textId="57CFE318"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w:t>
            </w:r>
            <w:r w:rsidR="000F03B8">
              <w:rPr>
                <w:rFonts w:ascii="Times New Roman" w:hAnsi="Times New Roman" w:cs="Times New Roman"/>
                <w:sz w:val="24"/>
                <w:szCs w:val="24"/>
              </w:rPr>
              <w:t>4</w:t>
            </w:r>
            <w:r>
              <w:rPr>
                <w:rFonts w:ascii="Times New Roman" w:hAnsi="Times New Roman" w:cs="Times New Roman"/>
                <w:sz w:val="24"/>
                <w:szCs w:val="24"/>
              </w:rPr>
              <w:t xml:space="preserve"> </w:t>
            </w:r>
          </w:p>
        </w:tc>
        <w:tc>
          <w:tcPr>
            <w:tcW w:w="1502" w:type="dxa"/>
          </w:tcPr>
          <w:p w14:paraId="67A66ED0" w14:textId="098CB9DA" w:rsidR="00BB63E2" w:rsidRPr="00BB63E2" w:rsidRDefault="00BB63E2" w:rsidP="00BB63E2">
            <w:pPr>
              <w:jc w:val="both"/>
              <w:rPr>
                <w:rFonts w:ascii="Times New Roman" w:hAnsi="Times New Roman" w:cs="Times New Roman"/>
                <w:b/>
                <w:bCs/>
                <w:sz w:val="24"/>
                <w:szCs w:val="24"/>
              </w:rPr>
            </w:pPr>
            <w:r>
              <w:rPr>
                <w:rFonts w:ascii="Times New Roman" w:hAnsi="Times New Roman" w:cs="Times New Roman"/>
                <w:b/>
                <w:bCs/>
                <w:sz w:val="24"/>
                <w:szCs w:val="24"/>
              </w:rPr>
              <w:t xml:space="preserve">Why does everything </w:t>
            </w:r>
            <w:proofErr w:type="gramStart"/>
            <w:r>
              <w:rPr>
                <w:rFonts w:ascii="Times New Roman" w:hAnsi="Times New Roman" w:cs="Times New Roman"/>
                <w:b/>
                <w:bCs/>
                <w:sz w:val="24"/>
                <w:szCs w:val="24"/>
              </w:rPr>
              <w:t>looks</w:t>
            </w:r>
            <w:proofErr w:type="gramEnd"/>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same ?</w:t>
            </w:r>
            <w:proofErr w:type="gramEnd"/>
          </w:p>
          <w:p w14:paraId="4F8759FE" w14:textId="77777777" w:rsidR="000203A9" w:rsidRDefault="000203A9" w:rsidP="0067760C">
            <w:pPr>
              <w:jc w:val="both"/>
              <w:rPr>
                <w:rFonts w:ascii="Times New Roman" w:hAnsi="Times New Roman" w:cs="Times New Roman"/>
                <w:sz w:val="24"/>
                <w:szCs w:val="24"/>
              </w:rPr>
            </w:pPr>
          </w:p>
        </w:tc>
        <w:tc>
          <w:tcPr>
            <w:tcW w:w="1503" w:type="dxa"/>
          </w:tcPr>
          <w:p w14:paraId="169444CF" w14:textId="643A6345"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11-06-2025</w:t>
            </w:r>
          </w:p>
        </w:tc>
        <w:tc>
          <w:tcPr>
            <w:tcW w:w="1503" w:type="dxa"/>
          </w:tcPr>
          <w:p w14:paraId="51208361" w14:textId="746F99F8"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 xml:space="preserve">    23:46</w:t>
            </w:r>
          </w:p>
        </w:tc>
        <w:tc>
          <w:tcPr>
            <w:tcW w:w="1503" w:type="dxa"/>
          </w:tcPr>
          <w:p w14:paraId="675CF355" w14:textId="4EA9059E"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 xml:space="preserve">The Hindu </w:t>
            </w:r>
          </w:p>
        </w:tc>
        <w:tc>
          <w:tcPr>
            <w:tcW w:w="1503" w:type="dxa"/>
          </w:tcPr>
          <w:p w14:paraId="3E4BB210" w14:textId="0AFEE5B7" w:rsidR="000203A9" w:rsidRDefault="00BB63E2" w:rsidP="0067760C">
            <w:pPr>
              <w:jc w:val="both"/>
              <w:rPr>
                <w:rFonts w:ascii="Times New Roman" w:hAnsi="Times New Roman" w:cs="Times New Roman"/>
                <w:sz w:val="24"/>
                <w:szCs w:val="24"/>
              </w:rPr>
            </w:pPr>
            <w:r>
              <w:rPr>
                <w:rFonts w:ascii="Times New Roman" w:hAnsi="Times New Roman" w:cs="Times New Roman"/>
                <w:sz w:val="24"/>
                <w:szCs w:val="24"/>
              </w:rPr>
              <w:t xml:space="preserve">Entertainment </w:t>
            </w:r>
          </w:p>
        </w:tc>
      </w:tr>
      <w:tr w:rsidR="000203A9" w14:paraId="3B90D591" w14:textId="5D1C0E65" w:rsidTr="00F802A1">
        <w:tc>
          <w:tcPr>
            <w:tcW w:w="1502" w:type="dxa"/>
          </w:tcPr>
          <w:p w14:paraId="66DAE956" w14:textId="2F1C337B"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w:t>
            </w:r>
            <w:r w:rsidR="000F03B8">
              <w:rPr>
                <w:rFonts w:ascii="Times New Roman" w:hAnsi="Times New Roman" w:cs="Times New Roman"/>
                <w:sz w:val="24"/>
                <w:szCs w:val="24"/>
              </w:rPr>
              <w:t>5</w:t>
            </w:r>
            <w:r>
              <w:rPr>
                <w:rFonts w:ascii="Times New Roman" w:hAnsi="Times New Roman" w:cs="Times New Roman"/>
                <w:sz w:val="24"/>
                <w:szCs w:val="24"/>
              </w:rPr>
              <w:t xml:space="preserve"> </w:t>
            </w:r>
          </w:p>
        </w:tc>
        <w:tc>
          <w:tcPr>
            <w:tcW w:w="1502" w:type="dxa"/>
          </w:tcPr>
          <w:p w14:paraId="7736641A" w14:textId="2F6931FC" w:rsidR="000203A9" w:rsidRDefault="00FF1721" w:rsidP="0067760C">
            <w:pPr>
              <w:jc w:val="both"/>
              <w:rPr>
                <w:rFonts w:ascii="Times New Roman" w:hAnsi="Times New Roman" w:cs="Times New Roman"/>
                <w:sz w:val="24"/>
                <w:szCs w:val="24"/>
              </w:rPr>
            </w:pPr>
            <w:r w:rsidRPr="00FF1721">
              <w:rPr>
                <w:rFonts w:ascii="Times New Roman" w:hAnsi="Times New Roman" w:cs="Times New Roman"/>
                <w:b/>
                <w:bCs/>
                <w:sz w:val="24"/>
                <w:szCs w:val="24"/>
              </w:rPr>
              <w:t>Lifting India's Hopes: The Unfiltered Story of Mirabai Chanu</w:t>
            </w:r>
          </w:p>
        </w:tc>
        <w:tc>
          <w:tcPr>
            <w:tcW w:w="1503" w:type="dxa"/>
          </w:tcPr>
          <w:p w14:paraId="7CAB2DCE" w14:textId="6FA7EAE2"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24-06-2025</w:t>
            </w:r>
          </w:p>
        </w:tc>
        <w:tc>
          <w:tcPr>
            <w:tcW w:w="1503" w:type="dxa"/>
          </w:tcPr>
          <w:p w14:paraId="4E093B7C" w14:textId="142A2AE3"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 xml:space="preserve">    43:38</w:t>
            </w:r>
          </w:p>
        </w:tc>
        <w:tc>
          <w:tcPr>
            <w:tcW w:w="1503" w:type="dxa"/>
          </w:tcPr>
          <w:p w14:paraId="533BE36E" w14:textId="11B11CA4"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The Times of India</w:t>
            </w:r>
          </w:p>
        </w:tc>
        <w:tc>
          <w:tcPr>
            <w:tcW w:w="1503" w:type="dxa"/>
          </w:tcPr>
          <w:p w14:paraId="18613321" w14:textId="58CD6459"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 xml:space="preserve">Entertainment </w:t>
            </w:r>
          </w:p>
        </w:tc>
      </w:tr>
      <w:tr w:rsidR="000203A9" w14:paraId="287C3519" w14:textId="67512075" w:rsidTr="00F802A1">
        <w:tc>
          <w:tcPr>
            <w:tcW w:w="1502" w:type="dxa"/>
          </w:tcPr>
          <w:p w14:paraId="41BF528C" w14:textId="71309071" w:rsidR="000203A9" w:rsidRDefault="000203A9" w:rsidP="0067760C">
            <w:pPr>
              <w:jc w:val="both"/>
              <w:rPr>
                <w:rFonts w:ascii="Times New Roman" w:hAnsi="Times New Roman" w:cs="Times New Roman"/>
                <w:sz w:val="24"/>
                <w:szCs w:val="24"/>
              </w:rPr>
            </w:pPr>
            <w:r>
              <w:rPr>
                <w:rFonts w:ascii="Times New Roman" w:hAnsi="Times New Roman" w:cs="Times New Roman"/>
                <w:sz w:val="24"/>
                <w:szCs w:val="24"/>
              </w:rPr>
              <w:t xml:space="preserve">       </w:t>
            </w:r>
            <w:r w:rsidR="000F03B8">
              <w:rPr>
                <w:rFonts w:ascii="Times New Roman" w:hAnsi="Times New Roman" w:cs="Times New Roman"/>
                <w:sz w:val="24"/>
                <w:szCs w:val="24"/>
              </w:rPr>
              <w:t>6</w:t>
            </w:r>
          </w:p>
        </w:tc>
        <w:tc>
          <w:tcPr>
            <w:tcW w:w="1502" w:type="dxa"/>
          </w:tcPr>
          <w:p w14:paraId="373C163E" w14:textId="77777777" w:rsidR="00FF1721" w:rsidRPr="00FF1721" w:rsidRDefault="00FF1721" w:rsidP="00FF1721">
            <w:pPr>
              <w:jc w:val="both"/>
              <w:rPr>
                <w:rFonts w:ascii="Times New Roman" w:hAnsi="Times New Roman" w:cs="Times New Roman"/>
                <w:b/>
                <w:bCs/>
                <w:sz w:val="24"/>
                <w:szCs w:val="24"/>
              </w:rPr>
            </w:pPr>
            <w:r w:rsidRPr="00FF1721">
              <w:rPr>
                <w:rFonts w:ascii="Times New Roman" w:hAnsi="Times New Roman" w:cs="Times New Roman"/>
                <w:b/>
                <w:bCs/>
                <w:sz w:val="24"/>
                <w:szCs w:val="24"/>
              </w:rPr>
              <w:t xml:space="preserve">From Assam to the Olympics: </w:t>
            </w:r>
            <w:proofErr w:type="spellStart"/>
            <w:r w:rsidRPr="00FF1721">
              <w:rPr>
                <w:rFonts w:ascii="Times New Roman" w:hAnsi="Times New Roman" w:cs="Times New Roman"/>
                <w:b/>
                <w:bCs/>
                <w:sz w:val="24"/>
                <w:szCs w:val="24"/>
              </w:rPr>
              <w:t>Lovlina</w:t>
            </w:r>
            <w:proofErr w:type="spellEnd"/>
            <w:r w:rsidRPr="00FF1721">
              <w:rPr>
                <w:rFonts w:ascii="Times New Roman" w:hAnsi="Times New Roman" w:cs="Times New Roman"/>
                <w:b/>
                <w:bCs/>
                <w:sz w:val="24"/>
                <w:szCs w:val="24"/>
              </w:rPr>
              <w:t xml:space="preserve"> Borgohain’s Inspiring Journey</w:t>
            </w:r>
          </w:p>
          <w:p w14:paraId="63CE9E8C" w14:textId="77777777" w:rsidR="000203A9" w:rsidRDefault="000203A9" w:rsidP="0067760C">
            <w:pPr>
              <w:jc w:val="both"/>
              <w:rPr>
                <w:rFonts w:ascii="Times New Roman" w:hAnsi="Times New Roman" w:cs="Times New Roman"/>
                <w:sz w:val="24"/>
                <w:szCs w:val="24"/>
              </w:rPr>
            </w:pPr>
          </w:p>
        </w:tc>
        <w:tc>
          <w:tcPr>
            <w:tcW w:w="1503" w:type="dxa"/>
          </w:tcPr>
          <w:p w14:paraId="08A54AF6" w14:textId="6908B2BB"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27-08-2025</w:t>
            </w:r>
          </w:p>
        </w:tc>
        <w:tc>
          <w:tcPr>
            <w:tcW w:w="1503" w:type="dxa"/>
          </w:tcPr>
          <w:p w14:paraId="48397AA3" w14:textId="23EC52FD"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 xml:space="preserve">     44:06</w:t>
            </w:r>
          </w:p>
        </w:tc>
        <w:tc>
          <w:tcPr>
            <w:tcW w:w="1503" w:type="dxa"/>
          </w:tcPr>
          <w:p w14:paraId="60228CB0" w14:textId="1B8B0F52"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The Times of India</w:t>
            </w:r>
          </w:p>
        </w:tc>
        <w:tc>
          <w:tcPr>
            <w:tcW w:w="1503" w:type="dxa"/>
          </w:tcPr>
          <w:p w14:paraId="2E571D3F" w14:textId="528AD4B6" w:rsidR="000203A9" w:rsidRDefault="00FF1721" w:rsidP="0067760C">
            <w:pPr>
              <w:jc w:val="both"/>
              <w:rPr>
                <w:rFonts w:ascii="Times New Roman" w:hAnsi="Times New Roman" w:cs="Times New Roman"/>
                <w:sz w:val="24"/>
                <w:szCs w:val="24"/>
              </w:rPr>
            </w:pPr>
            <w:r>
              <w:rPr>
                <w:rFonts w:ascii="Times New Roman" w:hAnsi="Times New Roman" w:cs="Times New Roman"/>
                <w:sz w:val="24"/>
                <w:szCs w:val="24"/>
              </w:rPr>
              <w:t xml:space="preserve">Entertainment </w:t>
            </w:r>
          </w:p>
        </w:tc>
      </w:tr>
    </w:tbl>
    <w:p w14:paraId="587C8860" w14:textId="77777777" w:rsidR="00FF1721" w:rsidRPr="00BC3AA1" w:rsidRDefault="00FF1721" w:rsidP="00BC3AA1">
      <w:pPr>
        <w:jc w:val="both"/>
        <w:rPr>
          <w:ins w:id="32" w:author="Microsoft Word" w:date="2025-11-11T13:22:00Z" w16du:dateUtc="2025-11-11T07:52:00Z"/>
          <w:rFonts w:ascii="Times New Roman" w:hAnsi="Times New Roman" w:cs="Times New Roman"/>
          <w:sz w:val="24"/>
          <w:szCs w:val="24"/>
        </w:rPr>
      </w:pPr>
    </w:p>
    <w:p w14:paraId="619546B1" w14:textId="117E0E18" w:rsidR="00205D96" w:rsidRPr="00AC7006" w:rsidRDefault="00205D96" w:rsidP="00205D96">
      <w:pPr>
        <w:jc w:val="center"/>
        <w:rPr>
          <w:rFonts w:ascii="Times New Roman" w:hAnsi="Times New Roman" w:cs="Times New Roman"/>
          <w:b/>
          <w:bCs/>
          <w:sz w:val="32"/>
          <w:szCs w:val="32"/>
        </w:rPr>
      </w:pPr>
      <w:r w:rsidRPr="00AC7006">
        <w:rPr>
          <w:rFonts w:ascii="Times New Roman" w:hAnsi="Times New Roman" w:cs="Times New Roman"/>
          <w:b/>
          <w:bCs/>
          <w:sz w:val="32"/>
          <w:szCs w:val="32"/>
        </w:rPr>
        <w:lastRenderedPageBreak/>
        <w:t>Chapter 5: Results, Conclusion, and Discussion</w:t>
      </w:r>
    </w:p>
    <w:p w14:paraId="5E42A415" w14:textId="77777777" w:rsidR="00205D96" w:rsidRPr="00AC7006" w:rsidRDefault="00205D96" w:rsidP="00205D96">
      <w:pPr>
        <w:jc w:val="both"/>
        <w:rPr>
          <w:rFonts w:ascii="Times New Roman" w:hAnsi="Times New Roman" w:cs="Times New Roman"/>
          <w:b/>
          <w:bCs/>
          <w:sz w:val="28"/>
          <w:szCs w:val="28"/>
        </w:rPr>
      </w:pPr>
      <w:r w:rsidRPr="00AC7006">
        <w:rPr>
          <w:rFonts w:ascii="Times New Roman" w:hAnsi="Times New Roman" w:cs="Times New Roman"/>
          <w:b/>
          <w:bCs/>
          <w:sz w:val="28"/>
          <w:szCs w:val="28"/>
        </w:rPr>
        <w:t xml:space="preserve">5.1 Results and Findings  </w:t>
      </w:r>
    </w:p>
    <w:p w14:paraId="36956874" w14:textId="6FB8971C" w:rsidR="006D074E" w:rsidRPr="008F1FFD" w:rsidRDefault="00205D96" w:rsidP="00205D96">
      <w:pPr>
        <w:jc w:val="both"/>
        <w:rPr>
          <w:rFonts w:ascii="Times New Roman" w:hAnsi="Times New Roman" w:cs="Times New Roman"/>
          <w:sz w:val="24"/>
          <w:szCs w:val="24"/>
        </w:rPr>
      </w:pPr>
      <w:r w:rsidRPr="008F1FFD">
        <w:rPr>
          <w:rFonts w:ascii="Times New Roman" w:hAnsi="Times New Roman" w:cs="Times New Roman"/>
          <w:sz w:val="24"/>
          <w:szCs w:val="24"/>
        </w:rPr>
        <w:t xml:space="preserve">The data collected from surveys and log sheets were </w:t>
      </w:r>
      <w:proofErr w:type="spellStart"/>
      <w:r w:rsidRPr="008F1FFD">
        <w:rPr>
          <w:rFonts w:ascii="Times New Roman" w:hAnsi="Times New Roman" w:cs="Times New Roman"/>
          <w:sz w:val="24"/>
          <w:szCs w:val="24"/>
        </w:rPr>
        <w:t>analyzed</w:t>
      </w:r>
      <w:proofErr w:type="spellEnd"/>
      <w:r w:rsidRPr="008F1FFD">
        <w:rPr>
          <w:rFonts w:ascii="Times New Roman" w:hAnsi="Times New Roman" w:cs="Times New Roman"/>
          <w:sz w:val="24"/>
          <w:szCs w:val="24"/>
        </w:rPr>
        <w:t xml:space="preserve"> to understand how audiences view podcast journalism and how newspapers create news content using podcasts. The findings are split into two parts: Quantitative (Audience Survey) and Qualitative (Podcast Log Sheet Analysis).  </w:t>
      </w:r>
    </w:p>
    <w:p w14:paraId="539B960E" w14:textId="77777777" w:rsidR="006D074E" w:rsidRPr="006D074E" w:rsidRDefault="006D074E" w:rsidP="006D074E">
      <w:pPr>
        <w:pStyle w:val="ListParagraph"/>
        <w:numPr>
          <w:ilvl w:val="0"/>
          <w:numId w:val="13"/>
        </w:numPr>
        <w:jc w:val="both"/>
        <w:rPr>
          <w:rFonts w:ascii="Times New Roman" w:hAnsi="Times New Roman" w:cs="Times New Roman"/>
        </w:rPr>
      </w:pPr>
      <w:r>
        <w:rPr>
          <w:rFonts w:ascii="Times New Roman" w:hAnsi="Times New Roman" w:cs="Times New Roman"/>
          <w:b/>
          <w:bCs/>
        </w:rPr>
        <w:t>Quantitative Findings</w:t>
      </w:r>
    </w:p>
    <w:p w14:paraId="33E1B858" w14:textId="77777777" w:rsidR="006D074E" w:rsidRPr="006D074E" w:rsidRDefault="006D074E" w:rsidP="006D074E">
      <w:pPr>
        <w:jc w:val="both"/>
        <w:rPr>
          <w:rFonts w:ascii="Times New Roman" w:hAnsi="Times New Roman" w:cs="Times New Roman"/>
          <w:sz w:val="24"/>
          <w:szCs w:val="24"/>
        </w:rPr>
      </w:pPr>
      <w:r w:rsidRPr="006D074E">
        <w:rPr>
          <w:rFonts w:ascii="Times New Roman" w:hAnsi="Times New Roman" w:cs="Times New Roman"/>
          <w:sz w:val="24"/>
          <w:szCs w:val="24"/>
        </w:rPr>
        <w:t xml:space="preserve">This chapter presents the detailed results of a survey conducted with 100 respondents from Bilaspur (Chhattisgarh) and Bhopal (Madhya Pradesh). The aim was to understand how people consume, trust, and engage with video podcast journalism, specifically podcasts produced by The Times of India and The Hindu. The results </w:t>
      </w:r>
      <w:proofErr w:type="spellStart"/>
      <w:r w:rsidRPr="006D074E">
        <w:rPr>
          <w:rFonts w:ascii="Times New Roman" w:hAnsi="Times New Roman" w:cs="Times New Roman"/>
          <w:sz w:val="24"/>
          <w:szCs w:val="24"/>
        </w:rPr>
        <w:t>analyze</w:t>
      </w:r>
      <w:proofErr w:type="spellEnd"/>
      <w:r w:rsidRPr="006D074E">
        <w:rPr>
          <w:rFonts w:ascii="Times New Roman" w:hAnsi="Times New Roman" w:cs="Times New Roman"/>
          <w:sz w:val="24"/>
          <w:szCs w:val="24"/>
        </w:rPr>
        <w:t xml:space="preserve"> demographic characteristics, viewing habits, perception, engagement, and trust patterns.</w:t>
      </w:r>
    </w:p>
    <w:p w14:paraId="605A73CF" w14:textId="7E3A1C39" w:rsidR="00205D96" w:rsidRPr="006D074E" w:rsidRDefault="00205D96" w:rsidP="006D074E">
      <w:pPr>
        <w:jc w:val="both"/>
        <w:rPr>
          <w:rFonts w:ascii="Times New Roman" w:hAnsi="Times New Roman" w:cs="Times New Roman"/>
        </w:rPr>
      </w:pPr>
      <w:r w:rsidRPr="006D074E">
        <w:rPr>
          <w:rFonts w:ascii="Times New Roman" w:hAnsi="Times New Roman" w:cs="Times New Roman"/>
          <w:b/>
          <w:bCs/>
        </w:rPr>
        <w:t xml:space="preserve">B. Qualitative Findings (Log Sheet – </w:t>
      </w:r>
      <w:r w:rsidR="009E5108">
        <w:rPr>
          <w:rFonts w:ascii="Times New Roman" w:hAnsi="Times New Roman" w:cs="Times New Roman"/>
          <w:b/>
          <w:bCs/>
        </w:rPr>
        <w:t>06</w:t>
      </w:r>
      <w:r w:rsidRPr="006D074E">
        <w:rPr>
          <w:rFonts w:ascii="Times New Roman" w:hAnsi="Times New Roman" w:cs="Times New Roman"/>
          <w:b/>
          <w:bCs/>
        </w:rPr>
        <w:t xml:space="preserve"> Podcast Episodes</w:t>
      </w:r>
      <w:r w:rsidRPr="006D074E">
        <w:rPr>
          <w:rFonts w:ascii="Times New Roman" w:hAnsi="Times New Roman" w:cs="Times New Roman"/>
        </w:rPr>
        <w:t xml:space="preserve">)  </w:t>
      </w:r>
    </w:p>
    <w:p w14:paraId="1511F81C" w14:textId="48317DE1" w:rsidR="009E5108" w:rsidRPr="009E5108" w:rsidRDefault="009E5108" w:rsidP="009E5108">
      <w:pPr>
        <w:jc w:val="both"/>
        <w:rPr>
          <w:rFonts w:ascii="Times New Roman" w:hAnsi="Times New Roman" w:cs="Times New Roman"/>
          <w:sz w:val="24"/>
          <w:szCs w:val="24"/>
        </w:rPr>
      </w:pPr>
      <w:r>
        <w:rPr>
          <w:rFonts w:ascii="Times New Roman" w:hAnsi="Times New Roman" w:cs="Times New Roman"/>
          <w:sz w:val="24"/>
          <w:szCs w:val="24"/>
        </w:rPr>
        <w:t>06</w:t>
      </w:r>
      <w:r w:rsidRPr="009E5108">
        <w:rPr>
          <w:rFonts w:ascii="Times New Roman" w:hAnsi="Times New Roman" w:cs="Times New Roman"/>
          <w:sz w:val="24"/>
          <w:szCs w:val="24"/>
        </w:rPr>
        <w:t>video podcasts were reviewed (2 crime and 4 entertainment):</w:t>
      </w:r>
    </w:p>
    <w:p w14:paraId="4B9CC267" w14:textId="77777777" w:rsidR="009E5108" w:rsidRPr="009E5108" w:rsidRDefault="009E5108" w:rsidP="009E5108">
      <w:pPr>
        <w:jc w:val="both"/>
        <w:rPr>
          <w:rFonts w:ascii="Times New Roman" w:hAnsi="Times New Roman" w:cs="Times New Roman"/>
          <w:b/>
          <w:bCs/>
          <w:sz w:val="28"/>
          <w:szCs w:val="28"/>
        </w:rPr>
      </w:pPr>
      <w:r w:rsidRPr="009E5108">
        <w:rPr>
          <w:rFonts w:ascii="Times New Roman" w:hAnsi="Times New Roman" w:cs="Times New Roman"/>
          <w:b/>
          <w:bCs/>
          <w:sz w:val="28"/>
          <w:szCs w:val="28"/>
        </w:rPr>
        <w:t>Crime Podcasts</w:t>
      </w:r>
    </w:p>
    <w:p w14:paraId="01D4665F" w14:textId="77777777" w:rsidR="009E5108" w:rsidRPr="009E5108" w:rsidRDefault="009E5108" w:rsidP="009E5108">
      <w:pPr>
        <w:jc w:val="both"/>
        <w:rPr>
          <w:rFonts w:ascii="Times New Roman" w:hAnsi="Times New Roman" w:cs="Times New Roman"/>
          <w:b/>
          <w:bCs/>
          <w:sz w:val="24"/>
          <w:szCs w:val="24"/>
        </w:rPr>
      </w:pPr>
      <w:r w:rsidRPr="009E5108">
        <w:rPr>
          <w:rFonts w:ascii="Times New Roman" w:hAnsi="Times New Roman" w:cs="Times New Roman"/>
          <w:b/>
          <w:bCs/>
          <w:sz w:val="24"/>
          <w:szCs w:val="24"/>
        </w:rPr>
        <w:t>The Hindu</w:t>
      </w:r>
    </w:p>
    <w:p w14:paraId="4DA157E9" w14:textId="77777777" w:rsidR="009E5108" w:rsidRPr="009E5108" w:rsidRDefault="009E5108" w:rsidP="009E5108">
      <w:pPr>
        <w:pStyle w:val="ListParagraph"/>
        <w:numPr>
          <w:ilvl w:val="0"/>
          <w:numId w:val="47"/>
        </w:numPr>
        <w:jc w:val="both"/>
        <w:rPr>
          <w:rFonts w:ascii="Times New Roman" w:hAnsi="Times New Roman" w:cs="Times New Roman"/>
          <w:sz w:val="24"/>
          <w:szCs w:val="24"/>
        </w:rPr>
      </w:pPr>
      <w:r w:rsidRPr="009E5108">
        <w:rPr>
          <w:rFonts w:ascii="Times New Roman" w:hAnsi="Times New Roman" w:cs="Times New Roman"/>
          <w:sz w:val="24"/>
          <w:szCs w:val="24"/>
        </w:rPr>
        <w:t>Adopts a calm, analytical, discussion-based format.</w:t>
      </w:r>
    </w:p>
    <w:p w14:paraId="0CD305B7" w14:textId="77777777" w:rsidR="009E5108" w:rsidRPr="009E5108" w:rsidRDefault="009E5108" w:rsidP="009E5108">
      <w:pPr>
        <w:pStyle w:val="ListParagraph"/>
        <w:numPr>
          <w:ilvl w:val="0"/>
          <w:numId w:val="47"/>
        </w:numPr>
        <w:jc w:val="both"/>
        <w:rPr>
          <w:rFonts w:ascii="Times New Roman" w:hAnsi="Times New Roman" w:cs="Times New Roman"/>
          <w:sz w:val="24"/>
          <w:szCs w:val="24"/>
        </w:rPr>
      </w:pPr>
      <w:r w:rsidRPr="009E5108">
        <w:rPr>
          <w:rFonts w:ascii="Times New Roman" w:hAnsi="Times New Roman" w:cs="Times New Roman"/>
          <w:sz w:val="24"/>
          <w:szCs w:val="24"/>
        </w:rPr>
        <w:t>Emphasizes context, legal reasoning, and impartial reporting.</w:t>
      </w:r>
    </w:p>
    <w:p w14:paraId="02C7AF50" w14:textId="77777777" w:rsidR="009E5108" w:rsidRPr="009E5108" w:rsidRDefault="009E5108" w:rsidP="009E5108">
      <w:pPr>
        <w:pStyle w:val="ListParagraph"/>
        <w:numPr>
          <w:ilvl w:val="0"/>
          <w:numId w:val="47"/>
        </w:numPr>
        <w:jc w:val="both"/>
        <w:rPr>
          <w:rFonts w:ascii="Times New Roman" w:hAnsi="Times New Roman" w:cs="Times New Roman"/>
          <w:sz w:val="24"/>
          <w:szCs w:val="24"/>
        </w:rPr>
      </w:pPr>
      <w:r w:rsidRPr="009E5108">
        <w:rPr>
          <w:rFonts w:ascii="Times New Roman" w:hAnsi="Times New Roman" w:cs="Times New Roman"/>
          <w:sz w:val="24"/>
          <w:szCs w:val="24"/>
        </w:rPr>
        <w:t>Uses minimal visuals; maintains a factual and neutral tone.</w:t>
      </w:r>
    </w:p>
    <w:p w14:paraId="5888E70B" w14:textId="77777777" w:rsidR="009E5108" w:rsidRDefault="009E5108" w:rsidP="009E5108">
      <w:pPr>
        <w:jc w:val="both"/>
        <w:rPr>
          <w:rFonts w:ascii="Times New Roman" w:hAnsi="Times New Roman" w:cs="Times New Roman"/>
          <w:sz w:val="24"/>
          <w:szCs w:val="24"/>
        </w:rPr>
      </w:pPr>
    </w:p>
    <w:p w14:paraId="47FB84E7" w14:textId="5FDA6606" w:rsidR="009E5108" w:rsidRPr="009E5108" w:rsidRDefault="009E5108" w:rsidP="009E5108">
      <w:pPr>
        <w:jc w:val="both"/>
        <w:rPr>
          <w:rFonts w:ascii="Times New Roman" w:hAnsi="Times New Roman" w:cs="Times New Roman"/>
          <w:b/>
          <w:bCs/>
          <w:sz w:val="24"/>
          <w:szCs w:val="24"/>
        </w:rPr>
      </w:pPr>
      <w:r w:rsidRPr="009E5108">
        <w:rPr>
          <w:rFonts w:ascii="Times New Roman" w:hAnsi="Times New Roman" w:cs="Times New Roman"/>
          <w:b/>
          <w:bCs/>
          <w:sz w:val="24"/>
          <w:szCs w:val="24"/>
        </w:rPr>
        <w:t>The Times of India</w:t>
      </w:r>
    </w:p>
    <w:p w14:paraId="39B5AF7E" w14:textId="77777777" w:rsidR="009E5108" w:rsidRPr="009E5108" w:rsidRDefault="009E5108" w:rsidP="009E5108">
      <w:pPr>
        <w:pStyle w:val="ListParagraph"/>
        <w:numPr>
          <w:ilvl w:val="0"/>
          <w:numId w:val="48"/>
        </w:numPr>
        <w:jc w:val="both"/>
        <w:rPr>
          <w:rFonts w:ascii="Times New Roman" w:hAnsi="Times New Roman" w:cs="Times New Roman"/>
          <w:sz w:val="24"/>
          <w:szCs w:val="24"/>
        </w:rPr>
      </w:pPr>
      <w:r w:rsidRPr="009E5108">
        <w:rPr>
          <w:rFonts w:ascii="Times New Roman" w:hAnsi="Times New Roman" w:cs="Times New Roman"/>
          <w:sz w:val="24"/>
          <w:szCs w:val="24"/>
        </w:rPr>
        <w:t>Employs dramatic, investigative storytelling for high engagement.</w:t>
      </w:r>
    </w:p>
    <w:p w14:paraId="2C528536" w14:textId="77777777" w:rsidR="009E5108" w:rsidRPr="009E5108" w:rsidRDefault="009E5108" w:rsidP="009E5108">
      <w:pPr>
        <w:pStyle w:val="ListParagraph"/>
        <w:numPr>
          <w:ilvl w:val="0"/>
          <w:numId w:val="48"/>
        </w:numPr>
        <w:jc w:val="both"/>
        <w:rPr>
          <w:rFonts w:ascii="Times New Roman" w:hAnsi="Times New Roman" w:cs="Times New Roman"/>
          <w:sz w:val="24"/>
          <w:szCs w:val="24"/>
        </w:rPr>
      </w:pPr>
      <w:r w:rsidRPr="009E5108">
        <w:rPr>
          <w:rFonts w:ascii="Times New Roman" w:hAnsi="Times New Roman" w:cs="Times New Roman"/>
          <w:sz w:val="24"/>
          <w:szCs w:val="24"/>
        </w:rPr>
        <w:t>Includes B-roll, timelines, strong narration, and emotional pacing.</w:t>
      </w:r>
    </w:p>
    <w:p w14:paraId="7FA3E962" w14:textId="53E18106" w:rsidR="009E5108" w:rsidRPr="009E5108" w:rsidRDefault="009E5108" w:rsidP="009E5108">
      <w:pPr>
        <w:pStyle w:val="ListParagraph"/>
        <w:numPr>
          <w:ilvl w:val="0"/>
          <w:numId w:val="48"/>
        </w:numPr>
        <w:jc w:val="both"/>
        <w:rPr>
          <w:rFonts w:ascii="Times New Roman" w:hAnsi="Times New Roman" w:cs="Times New Roman"/>
          <w:sz w:val="24"/>
          <w:szCs w:val="24"/>
        </w:rPr>
      </w:pPr>
      <w:r w:rsidRPr="009E5108">
        <w:rPr>
          <w:rFonts w:ascii="Times New Roman" w:hAnsi="Times New Roman" w:cs="Times New Roman"/>
          <w:sz w:val="24"/>
          <w:szCs w:val="24"/>
        </w:rPr>
        <w:t>Focuses on action, suspense, and connecting with viewers.</w:t>
      </w:r>
    </w:p>
    <w:p w14:paraId="1FAC4E73" w14:textId="77777777" w:rsidR="009E5108" w:rsidRPr="009E5108" w:rsidRDefault="009E5108" w:rsidP="009E5108">
      <w:pPr>
        <w:pStyle w:val="ListParagraph"/>
        <w:numPr>
          <w:ilvl w:val="0"/>
          <w:numId w:val="48"/>
        </w:numPr>
        <w:jc w:val="both"/>
        <w:rPr>
          <w:rFonts w:ascii="Times New Roman" w:hAnsi="Times New Roman" w:cs="Times New Roman"/>
          <w:sz w:val="24"/>
          <w:szCs w:val="24"/>
        </w:rPr>
      </w:pPr>
      <w:r w:rsidRPr="009E5108">
        <w:rPr>
          <w:rFonts w:ascii="Times New Roman" w:hAnsi="Times New Roman" w:cs="Times New Roman"/>
          <w:sz w:val="24"/>
          <w:szCs w:val="24"/>
        </w:rPr>
        <w:t>Entertainment Podcasts</w:t>
      </w:r>
    </w:p>
    <w:p w14:paraId="64567404" w14:textId="77777777" w:rsidR="009E5108" w:rsidRDefault="009E5108" w:rsidP="009E5108">
      <w:pPr>
        <w:jc w:val="both"/>
        <w:rPr>
          <w:rFonts w:ascii="Times New Roman" w:hAnsi="Times New Roman" w:cs="Times New Roman"/>
          <w:b/>
          <w:bCs/>
          <w:sz w:val="28"/>
          <w:szCs w:val="28"/>
        </w:rPr>
      </w:pPr>
    </w:p>
    <w:p w14:paraId="304A5E5B" w14:textId="555CCDF8" w:rsidR="009E5108" w:rsidRPr="009E5108" w:rsidRDefault="009E5108" w:rsidP="009E5108">
      <w:pPr>
        <w:jc w:val="both"/>
        <w:rPr>
          <w:rFonts w:ascii="Times New Roman" w:hAnsi="Times New Roman" w:cs="Times New Roman"/>
          <w:b/>
          <w:bCs/>
          <w:sz w:val="28"/>
          <w:szCs w:val="28"/>
        </w:rPr>
      </w:pPr>
      <w:r w:rsidRPr="009E5108">
        <w:rPr>
          <w:rFonts w:ascii="Times New Roman" w:hAnsi="Times New Roman" w:cs="Times New Roman"/>
          <w:b/>
          <w:bCs/>
          <w:sz w:val="28"/>
          <w:szCs w:val="28"/>
        </w:rPr>
        <w:t xml:space="preserve">Entertainment Podcast </w:t>
      </w:r>
    </w:p>
    <w:p w14:paraId="301294F6" w14:textId="77777777" w:rsidR="009E5108" w:rsidRPr="009E5108" w:rsidRDefault="009E5108" w:rsidP="009E5108">
      <w:pPr>
        <w:jc w:val="both"/>
        <w:rPr>
          <w:rFonts w:ascii="Times New Roman" w:hAnsi="Times New Roman" w:cs="Times New Roman"/>
          <w:b/>
          <w:bCs/>
          <w:sz w:val="24"/>
          <w:szCs w:val="24"/>
        </w:rPr>
      </w:pPr>
      <w:r w:rsidRPr="009E5108">
        <w:rPr>
          <w:rFonts w:ascii="Times New Roman" w:hAnsi="Times New Roman" w:cs="Times New Roman"/>
          <w:b/>
          <w:bCs/>
          <w:sz w:val="24"/>
          <w:szCs w:val="24"/>
        </w:rPr>
        <w:t>The Hindu</w:t>
      </w:r>
    </w:p>
    <w:p w14:paraId="3F2B51CC" w14:textId="77777777" w:rsidR="009E5108" w:rsidRPr="009E5108" w:rsidRDefault="009E5108" w:rsidP="009E5108">
      <w:pPr>
        <w:pStyle w:val="ListParagraph"/>
        <w:numPr>
          <w:ilvl w:val="0"/>
          <w:numId w:val="49"/>
        </w:numPr>
        <w:jc w:val="both"/>
        <w:rPr>
          <w:rFonts w:ascii="Times New Roman" w:hAnsi="Times New Roman" w:cs="Times New Roman"/>
          <w:sz w:val="24"/>
          <w:szCs w:val="24"/>
        </w:rPr>
      </w:pPr>
      <w:r w:rsidRPr="009E5108">
        <w:rPr>
          <w:rFonts w:ascii="Times New Roman" w:hAnsi="Times New Roman" w:cs="Times New Roman"/>
          <w:sz w:val="24"/>
          <w:szCs w:val="24"/>
        </w:rPr>
        <w:t>Addresses entertainment as culture and artistic analysis.</w:t>
      </w:r>
    </w:p>
    <w:p w14:paraId="233F4476" w14:textId="77777777" w:rsidR="009E5108" w:rsidRPr="009E5108" w:rsidRDefault="009E5108" w:rsidP="009E5108">
      <w:pPr>
        <w:pStyle w:val="ListParagraph"/>
        <w:numPr>
          <w:ilvl w:val="0"/>
          <w:numId w:val="49"/>
        </w:numPr>
        <w:jc w:val="both"/>
        <w:rPr>
          <w:rFonts w:ascii="Times New Roman" w:hAnsi="Times New Roman" w:cs="Times New Roman"/>
          <w:sz w:val="24"/>
          <w:szCs w:val="24"/>
        </w:rPr>
      </w:pPr>
      <w:r w:rsidRPr="009E5108">
        <w:rPr>
          <w:rFonts w:ascii="Times New Roman" w:hAnsi="Times New Roman" w:cs="Times New Roman"/>
          <w:sz w:val="24"/>
          <w:szCs w:val="24"/>
        </w:rPr>
        <w:t>The tone is intellectual and reflective.</w:t>
      </w:r>
    </w:p>
    <w:p w14:paraId="7E6D13EB" w14:textId="634D3035" w:rsidR="009E5108" w:rsidRPr="009E5108" w:rsidRDefault="009E5108" w:rsidP="009E5108">
      <w:pPr>
        <w:pStyle w:val="ListParagraph"/>
        <w:numPr>
          <w:ilvl w:val="0"/>
          <w:numId w:val="49"/>
        </w:numPr>
        <w:jc w:val="both"/>
        <w:rPr>
          <w:rFonts w:ascii="Times New Roman" w:hAnsi="Times New Roman" w:cs="Times New Roman"/>
          <w:sz w:val="24"/>
          <w:szCs w:val="24"/>
        </w:rPr>
      </w:pPr>
      <w:r w:rsidRPr="009E5108">
        <w:rPr>
          <w:rFonts w:ascii="Times New Roman" w:hAnsi="Times New Roman" w:cs="Times New Roman"/>
          <w:sz w:val="24"/>
          <w:szCs w:val="24"/>
        </w:rPr>
        <w:t>Visuals are subtle and informative.</w:t>
      </w:r>
    </w:p>
    <w:p w14:paraId="39A22A56" w14:textId="77777777" w:rsidR="009E5108" w:rsidRPr="009E5108" w:rsidRDefault="009E5108" w:rsidP="009E5108">
      <w:pPr>
        <w:jc w:val="both"/>
        <w:rPr>
          <w:rFonts w:ascii="Times New Roman" w:hAnsi="Times New Roman" w:cs="Times New Roman"/>
          <w:sz w:val="24"/>
          <w:szCs w:val="24"/>
        </w:rPr>
      </w:pPr>
    </w:p>
    <w:p w14:paraId="3D61A884" w14:textId="77777777" w:rsidR="009E5108" w:rsidRDefault="009E5108" w:rsidP="009E5108">
      <w:pPr>
        <w:jc w:val="both"/>
        <w:rPr>
          <w:rFonts w:ascii="Times New Roman" w:hAnsi="Times New Roman" w:cs="Times New Roman"/>
          <w:b/>
          <w:bCs/>
          <w:sz w:val="24"/>
          <w:szCs w:val="24"/>
        </w:rPr>
      </w:pPr>
    </w:p>
    <w:p w14:paraId="64558A61" w14:textId="584DD7EE" w:rsidR="009E5108" w:rsidRDefault="009E5108" w:rsidP="009E5108">
      <w:pPr>
        <w:jc w:val="both"/>
        <w:rPr>
          <w:rFonts w:ascii="Times New Roman" w:hAnsi="Times New Roman" w:cs="Times New Roman"/>
          <w:b/>
          <w:bCs/>
          <w:sz w:val="24"/>
          <w:szCs w:val="24"/>
        </w:rPr>
      </w:pPr>
      <w:r w:rsidRPr="009E5108">
        <w:rPr>
          <w:rFonts w:ascii="Times New Roman" w:hAnsi="Times New Roman" w:cs="Times New Roman"/>
          <w:b/>
          <w:bCs/>
          <w:sz w:val="24"/>
          <w:szCs w:val="24"/>
        </w:rPr>
        <w:lastRenderedPageBreak/>
        <w:t>The Times of India</w:t>
      </w:r>
    </w:p>
    <w:p w14:paraId="3B30DC4E" w14:textId="3C109CA0" w:rsidR="009E5108" w:rsidRPr="009E5108" w:rsidRDefault="009E5108" w:rsidP="009E5108">
      <w:pPr>
        <w:pStyle w:val="ListParagraph"/>
        <w:numPr>
          <w:ilvl w:val="0"/>
          <w:numId w:val="50"/>
        </w:numPr>
        <w:jc w:val="both"/>
        <w:rPr>
          <w:rFonts w:ascii="Times New Roman" w:hAnsi="Times New Roman" w:cs="Times New Roman"/>
          <w:b/>
          <w:bCs/>
          <w:sz w:val="24"/>
          <w:szCs w:val="24"/>
        </w:rPr>
      </w:pPr>
      <w:r w:rsidRPr="009E5108">
        <w:rPr>
          <w:rFonts w:ascii="Times New Roman" w:hAnsi="Times New Roman" w:cs="Times New Roman"/>
          <w:sz w:val="24"/>
          <w:szCs w:val="24"/>
        </w:rPr>
        <w:t>Uses human-interest storytelling, emotional journeys, and motivational themes.</w:t>
      </w:r>
    </w:p>
    <w:p w14:paraId="48873F68" w14:textId="77777777" w:rsidR="009E5108" w:rsidRPr="009E5108" w:rsidRDefault="009E5108" w:rsidP="009E5108">
      <w:pPr>
        <w:pStyle w:val="ListParagraph"/>
        <w:numPr>
          <w:ilvl w:val="0"/>
          <w:numId w:val="50"/>
        </w:numPr>
        <w:jc w:val="both"/>
        <w:rPr>
          <w:rFonts w:ascii="Times New Roman" w:hAnsi="Times New Roman" w:cs="Times New Roman"/>
          <w:sz w:val="24"/>
          <w:szCs w:val="24"/>
        </w:rPr>
      </w:pPr>
      <w:r w:rsidRPr="009E5108">
        <w:rPr>
          <w:rFonts w:ascii="Times New Roman" w:hAnsi="Times New Roman" w:cs="Times New Roman"/>
          <w:sz w:val="24"/>
          <w:szCs w:val="24"/>
        </w:rPr>
        <w:t>Features strong visuals, cinematic editing, and background music.</w:t>
      </w:r>
    </w:p>
    <w:p w14:paraId="74678737" w14:textId="78C91963" w:rsidR="00205D96" w:rsidRPr="009E5108" w:rsidRDefault="009E5108" w:rsidP="009E5108">
      <w:pPr>
        <w:pStyle w:val="ListParagraph"/>
        <w:numPr>
          <w:ilvl w:val="0"/>
          <w:numId w:val="50"/>
        </w:numPr>
        <w:jc w:val="both"/>
        <w:rPr>
          <w:rFonts w:ascii="Times New Roman" w:hAnsi="Times New Roman" w:cs="Times New Roman"/>
          <w:b/>
          <w:bCs/>
          <w:sz w:val="24"/>
          <w:szCs w:val="24"/>
        </w:rPr>
      </w:pPr>
      <w:r w:rsidRPr="009E5108">
        <w:rPr>
          <w:rFonts w:ascii="Times New Roman" w:hAnsi="Times New Roman" w:cs="Times New Roman"/>
          <w:sz w:val="24"/>
          <w:szCs w:val="24"/>
        </w:rPr>
        <w:t xml:space="preserve">Aims at broad and youth-friendly </w:t>
      </w:r>
      <w:proofErr w:type="gramStart"/>
      <w:r w:rsidRPr="009E5108">
        <w:rPr>
          <w:rFonts w:ascii="Times New Roman" w:hAnsi="Times New Roman" w:cs="Times New Roman"/>
          <w:sz w:val="24"/>
          <w:szCs w:val="24"/>
        </w:rPr>
        <w:t>audiences.</w:t>
      </w:r>
      <w:r w:rsidR="00205D96" w:rsidRPr="009E5108">
        <w:rPr>
          <w:rFonts w:ascii="Times New Roman" w:hAnsi="Times New Roman" w:cs="Times New Roman"/>
          <w:sz w:val="24"/>
          <w:szCs w:val="24"/>
        </w:rPr>
        <w:t>.</w:t>
      </w:r>
      <w:proofErr w:type="gramEnd"/>
      <w:r w:rsidR="00205D96" w:rsidRPr="009E5108">
        <w:rPr>
          <w:rFonts w:ascii="Times New Roman" w:hAnsi="Times New Roman" w:cs="Times New Roman"/>
          <w:sz w:val="24"/>
          <w:szCs w:val="24"/>
        </w:rPr>
        <w:t xml:space="preserve">  </w:t>
      </w:r>
    </w:p>
    <w:p w14:paraId="5EAFE43D" w14:textId="77777777" w:rsidR="008F1FFD" w:rsidRDefault="008F1FFD" w:rsidP="00205D96">
      <w:pPr>
        <w:jc w:val="both"/>
        <w:rPr>
          <w:rFonts w:ascii="Times New Roman" w:hAnsi="Times New Roman" w:cs="Times New Roman"/>
          <w:b/>
          <w:bCs/>
          <w:sz w:val="28"/>
          <w:szCs w:val="28"/>
        </w:rPr>
      </w:pPr>
    </w:p>
    <w:p w14:paraId="258066FF" w14:textId="106CFC04" w:rsidR="00205D96" w:rsidRPr="00AC7006" w:rsidRDefault="00D86A88" w:rsidP="00205D96">
      <w:pPr>
        <w:jc w:val="both"/>
        <w:rPr>
          <w:rFonts w:ascii="Times New Roman" w:hAnsi="Times New Roman" w:cs="Times New Roman"/>
          <w:b/>
          <w:bCs/>
          <w:sz w:val="28"/>
          <w:szCs w:val="28"/>
        </w:rPr>
      </w:pPr>
      <w:r>
        <w:rPr>
          <w:rFonts w:ascii="Times New Roman" w:hAnsi="Times New Roman" w:cs="Times New Roman"/>
          <w:b/>
          <w:bCs/>
          <w:sz w:val="28"/>
          <w:szCs w:val="28"/>
        </w:rPr>
        <w:t>5.2 Discussion</w:t>
      </w:r>
    </w:p>
    <w:p w14:paraId="2B0255E7"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The results show that podcast journalism is becoming a popular form of digital storytelling, especially among younger urban audiences. It successfully combines the strengths of traditional journalism, such as credibility and accuracy, with modern digital appeal, including flexibility, emotion and engagement.  </w:t>
      </w:r>
    </w:p>
    <w:p w14:paraId="13A635FE" w14:textId="77777777" w:rsidR="00F62055" w:rsidRPr="00F62055" w:rsidRDefault="00F62055" w:rsidP="00F62055">
      <w:pPr>
        <w:jc w:val="both"/>
        <w:rPr>
          <w:rFonts w:ascii="Times New Roman" w:hAnsi="Times New Roman" w:cs="Times New Roman"/>
          <w:b/>
          <w:bCs/>
          <w:sz w:val="24"/>
          <w:szCs w:val="24"/>
        </w:rPr>
      </w:pPr>
      <w:r w:rsidRPr="00F62055">
        <w:rPr>
          <w:rFonts w:ascii="Times New Roman" w:hAnsi="Times New Roman" w:cs="Times New Roman"/>
          <w:b/>
          <w:bCs/>
          <w:sz w:val="24"/>
          <w:szCs w:val="24"/>
        </w:rPr>
        <w:t xml:space="preserve">1. Changing News Consumption Habits:  </w:t>
      </w:r>
    </w:p>
    <w:p w14:paraId="6A721827"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The study highlights that people, especially younger audiences, prefer short, engaging, and visual news formats. Podcasts fit this lifestyle well, as they can be consumed anytime and anywhere.  </w:t>
      </w:r>
    </w:p>
    <w:p w14:paraId="361589ED" w14:textId="77777777" w:rsidR="00F62055" w:rsidRPr="00F62055" w:rsidRDefault="00F62055" w:rsidP="00F62055">
      <w:pPr>
        <w:jc w:val="both"/>
        <w:rPr>
          <w:rFonts w:ascii="Times New Roman" w:hAnsi="Times New Roman" w:cs="Times New Roman"/>
          <w:b/>
          <w:bCs/>
          <w:sz w:val="24"/>
          <w:szCs w:val="24"/>
        </w:rPr>
      </w:pPr>
      <w:r w:rsidRPr="00F62055">
        <w:rPr>
          <w:rFonts w:ascii="Times New Roman" w:hAnsi="Times New Roman" w:cs="Times New Roman"/>
          <w:b/>
          <w:bCs/>
          <w:sz w:val="24"/>
          <w:szCs w:val="24"/>
        </w:rPr>
        <w:t xml:space="preserve">2. Rise of Video Podcasts:  </w:t>
      </w:r>
    </w:p>
    <w:p w14:paraId="7359294E"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The growing interest in video podcasts shows that audiences want a mix of visual cues and vocal expressions. This helps build trust and a connection between the host and the listener.  </w:t>
      </w:r>
    </w:p>
    <w:p w14:paraId="3E9277DE" w14:textId="77777777" w:rsidR="00F62055" w:rsidRPr="00F62055" w:rsidRDefault="00F62055" w:rsidP="00F62055">
      <w:pPr>
        <w:jc w:val="both"/>
        <w:rPr>
          <w:rFonts w:ascii="Times New Roman" w:hAnsi="Times New Roman" w:cs="Times New Roman"/>
          <w:b/>
          <w:bCs/>
          <w:sz w:val="24"/>
          <w:szCs w:val="24"/>
        </w:rPr>
      </w:pPr>
      <w:r w:rsidRPr="00F62055">
        <w:rPr>
          <w:rFonts w:ascii="Times New Roman" w:hAnsi="Times New Roman" w:cs="Times New Roman"/>
          <w:b/>
          <w:bCs/>
          <w:sz w:val="24"/>
          <w:szCs w:val="24"/>
        </w:rPr>
        <w:t xml:space="preserve">3. Trust and Authenticity:  </w:t>
      </w:r>
    </w:p>
    <w:p w14:paraId="140D5418"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Unlike social media, podcasts are often hosted by journalists or credible speakers, which creates authenticity. Listeners value hearing the human voice behind the news rather than just reading headlines.  </w:t>
      </w:r>
    </w:p>
    <w:p w14:paraId="5E5FEB64" w14:textId="77777777" w:rsidR="00F62055" w:rsidRPr="00F62055" w:rsidRDefault="00F62055" w:rsidP="00F62055">
      <w:pPr>
        <w:jc w:val="both"/>
        <w:rPr>
          <w:rFonts w:ascii="Times New Roman" w:hAnsi="Times New Roman" w:cs="Times New Roman"/>
          <w:b/>
          <w:bCs/>
          <w:sz w:val="24"/>
          <w:szCs w:val="24"/>
        </w:rPr>
      </w:pPr>
      <w:r w:rsidRPr="00F62055">
        <w:rPr>
          <w:rFonts w:ascii="Times New Roman" w:hAnsi="Times New Roman" w:cs="Times New Roman"/>
          <w:b/>
          <w:bCs/>
          <w:sz w:val="24"/>
          <w:szCs w:val="24"/>
        </w:rPr>
        <w:t xml:space="preserve">4. News Role of Newspapers:  </w:t>
      </w:r>
    </w:p>
    <w:p w14:paraId="20D650E5"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Traditional newspapers like The Times of India and The Hindu are effectively using podcasts to expand their reach and connect with digital audiences. They maintain their journalistic values while adapting to new technology.  </w:t>
      </w:r>
    </w:p>
    <w:p w14:paraId="58EA1471" w14:textId="77777777" w:rsidR="00F62055" w:rsidRPr="00F62055" w:rsidRDefault="00F62055" w:rsidP="00F62055">
      <w:pPr>
        <w:jc w:val="both"/>
        <w:rPr>
          <w:rFonts w:ascii="Times New Roman" w:hAnsi="Times New Roman" w:cs="Times New Roman"/>
          <w:b/>
          <w:bCs/>
          <w:sz w:val="24"/>
          <w:szCs w:val="24"/>
        </w:rPr>
      </w:pPr>
      <w:r w:rsidRPr="00F62055">
        <w:rPr>
          <w:rFonts w:ascii="Times New Roman" w:hAnsi="Times New Roman" w:cs="Times New Roman"/>
          <w:b/>
          <w:bCs/>
          <w:sz w:val="24"/>
          <w:szCs w:val="24"/>
        </w:rPr>
        <w:t xml:space="preserve">5. Challenges and Future Needs:  </w:t>
      </w:r>
    </w:p>
    <w:p w14:paraId="75F14A54" w14:textId="77777777" w:rsid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Although popular, podcasts still face challenges like regional language diversity, promotion, and limited awareness in rural areas. To grow further, news organizations should create more localized content and promote podcasts across multiple platforms.  </w:t>
      </w:r>
    </w:p>
    <w:p w14:paraId="4644CAD8" w14:textId="023DDC98" w:rsidR="00205D96" w:rsidRPr="00AC7006" w:rsidRDefault="00F62055" w:rsidP="00F62055">
      <w:pPr>
        <w:jc w:val="both"/>
        <w:rPr>
          <w:rFonts w:ascii="Times New Roman" w:hAnsi="Times New Roman" w:cs="Times New Roman"/>
          <w:b/>
          <w:bCs/>
          <w:sz w:val="28"/>
          <w:szCs w:val="28"/>
        </w:rPr>
      </w:pPr>
      <w:r>
        <w:rPr>
          <w:rFonts w:ascii="Times New Roman" w:hAnsi="Times New Roman" w:cs="Times New Roman"/>
          <w:b/>
          <w:bCs/>
          <w:sz w:val="28"/>
          <w:szCs w:val="28"/>
        </w:rPr>
        <w:t xml:space="preserve">5.3 Conclusion </w:t>
      </w:r>
    </w:p>
    <w:p w14:paraId="7A643FB4"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This research concludes that audio-video podcasts have become an influential and rapidly growing form of digital journalism in India. They offer a mix of information and entertainment, helping audiences stay informed conveniently.  From the quantitative analysis, it is evident that most listeners are young, tech-savvy, and open to new ways of consuming news. The qualitative </w:t>
      </w:r>
      <w:r w:rsidRPr="00F62055">
        <w:rPr>
          <w:rFonts w:ascii="Times New Roman" w:hAnsi="Times New Roman" w:cs="Times New Roman"/>
          <w:sz w:val="24"/>
          <w:szCs w:val="24"/>
        </w:rPr>
        <w:lastRenderedPageBreak/>
        <w:t xml:space="preserve">analysis shows that newspapers like The Hindu and The Times of India are innovating by using podcasts as a storytelling tool, each in their own unique way.  Overall, the study found that:  </w:t>
      </w:r>
    </w:p>
    <w:p w14:paraId="72ECD3E6"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 Podcasts are trusted, accessible, and effective in spreading awareness.  </w:t>
      </w:r>
    </w:p>
    <w:p w14:paraId="028A13F9"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 They boost audience engagement through conversational delivery.  </w:t>
      </w:r>
    </w:p>
    <w:p w14:paraId="062CDCDA"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 xml:space="preserve">• They create opportunities for modern journalism, combining creativity with credibility.  </w:t>
      </w:r>
    </w:p>
    <w:p w14:paraId="02213CD1" w14:textId="77777777" w:rsidR="00F62055" w:rsidRPr="00F62055" w:rsidRDefault="00F62055" w:rsidP="00F62055">
      <w:pPr>
        <w:jc w:val="both"/>
        <w:rPr>
          <w:rFonts w:ascii="Times New Roman" w:hAnsi="Times New Roman" w:cs="Times New Roman"/>
          <w:sz w:val="24"/>
          <w:szCs w:val="24"/>
        </w:rPr>
      </w:pPr>
      <w:r w:rsidRPr="00F62055">
        <w:rPr>
          <w:rFonts w:ascii="Times New Roman" w:hAnsi="Times New Roman" w:cs="Times New Roman"/>
          <w:sz w:val="24"/>
          <w:szCs w:val="24"/>
        </w:rPr>
        <w:t>In the future, podcast journalism is likely to grow quickly as internet access and mobile use increase. With better promotion, local language versions, and visual appeal, audio-video podcasts can become one of the most powerful tools for communication in modern media.</w:t>
      </w:r>
    </w:p>
    <w:p w14:paraId="5026C913" w14:textId="77777777" w:rsidR="00F62055" w:rsidRPr="00F62055" w:rsidRDefault="00F62055" w:rsidP="00F62055">
      <w:pPr>
        <w:jc w:val="both"/>
        <w:rPr>
          <w:rFonts w:ascii="Times New Roman" w:hAnsi="Times New Roman" w:cs="Times New Roman"/>
          <w:sz w:val="24"/>
          <w:szCs w:val="24"/>
        </w:rPr>
      </w:pPr>
    </w:p>
    <w:p w14:paraId="3BED91F4" w14:textId="77777777" w:rsidR="004E35E9" w:rsidRDefault="004E35E9" w:rsidP="004A4978">
      <w:pPr>
        <w:jc w:val="both"/>
        <w:rPr>
          <w:rFonts w:ascii="Times New Roman" w:hAnsi="Times New Roman" w:cs="Times New Roman"/>
        </w:rPr>
      </w:pPr>
    </w:p>
    <w:p w14:paraId="6F493F0C" w14:textId="77777777" w:rsidR="004E35E9" w:rsidRDefault="004E35E9" w:rsidP="004A4978">
      <w:pPr>
        <w:jc w:val="both"/>
        <w:rPr>
          <w:rFonts w:ascii="Times New Roman" w:hAnsi="Times New Roman" w:cs="Times New Roman"/>
        </w:rPr>
      </w:pPr>
    </w:p>
    <w:p w14:paraId="14B9511E" w14:textId="77777777" w:rsidR="004E35E9" w:rsidRDefault="004E35E9" w:rsidP="004A4978">
      <w:pPr>
        <w:jc w:val="both"/>
        <w:rPr>
          <w:rFonts w:ascii="Times New Roman" w:hAnsi="Times New Roman" w:cs="Times New Roman"/>
        </w:rPr>
      </w:pPr>
    </w:p>
    <w:p w14:paraId="03F14D98" w14:textId="77777777" w:rsidR="004E35E9" w:rsidRDefault="004E35E9" w:rsidP="004A4978">
      <w:pPr>
        <w:jc w:val="both"/>
        <w:rPr>
          <w:rFonts w:ascii="Times New Roman" w:hAnsi="Times New Roman" w:cs="Times New Roman"/>
        </w:rPr>
      </w:pPr>
    </w:p>
    <w:p w14:paraId="6AD47816" w14:textId="77777777" w:rsidR="004E35E9" w:rsidRDefault="004E35E9" w:rsidP="004A4978">
      <w:pPr>
        <w:jc w:val="both"/>
        <w:rPr>
          <w:rFonts w:ascii="Times New Roman" w:hAnsi="Times New Roman" w:cs="Times New Roman"/>
        </w:rPr>
      </w:pPr>
    </w:p>
    <w:p w14:paraId="1E3120AE" w14:textId="77777777" w:rsidR="004E35E9" w:rsidRDefault="004E35E9" w:rsidP="004A4978">
      <w:pPr>
        <w:jc w:val="both"/>
        <w:rPr>
          <w:rFonts w:ascii="Times New Roman" w:hAnsi="Times New Roman" w:cs="Times New Roman"/>
        </w:rPr>
      </w:pPr>
    </w:p>
    <w:p w14:paraId="1282C33C" w14:textId="77777777" w:rsidR="004E35E9" w:rsidRDefault="004E35E9" w:rsidP="004A4978">
      <w:pPr>
        <w:jc w:val="both"/>
        <w:rPr>
          <w:rFonts w:ascii="Times New Roman" w:hAnsi="Times New Roman" w:cs="Times New Roman"/>
        </w:rPr>
      </w:pPr>
    </w:p>
    <w:p w14:paraId="39DAF75C" w14:textId="77777777" w:rsidR="004E35E9" w:rsidRDefault="004E35E9" w:rsidP="004A4978">
      <w:pPr>
        <w:jc w:val="both"/>
        <w:rPr>
          <w:rFonts w:ascii="Times New Roman" w:hAnsi="Times New Roman" w:cs="Times New Roman"/>
        </w:rPr>
      </w:pPr>
    </w:p>
    <w:p w14:paraId="4767F490" w14:textId="77777777" w:rsidR="004E35E9" w:rsidRDefault="004E35E9" w:rsidP="004A4978">
      <w:pPr>
        <w:jc w:val="both"/>
        <w:rPr>
          <w:rFonts w:ascii="Times New Roman" w:hAnsi="Times New Roman" w:cs="Times New Roman"/>
        </w:rPr>
      </w:pPr>
    </w:p>
    <w:p w14:paraId="6D9CFFFE" w14:textId="77777777" w:rsidR="004E35E9" w:rsidRDefault="004E35E9" w:rsidP="004A4978">
      <w:pPr>
        <w:jc w:val="both"/>
        <w:rPr>
          <w:rFonts w:ascii="Times New Roman" w:hAnsi="Times New Roman" w:cs="Times New Roman"/>
        </w:rPr>
      </w:pPr>
    </w:p>
    <w:p w14:paraId="4B119B60" w14:textId="77777777" w:rsidR="004E35E9" w:rsidRDefault="004E35E9" w:rsidP="004A4978">
      <w:pPr>
        <w:jc w:val="both"/>
        <w:rPr>
          <w:rFonts w:ascii="Times New Roman" w:hAnsi="Times New Roman" w:cs="Times New Roman"/>
        </w:rPr>
      </w:pPr>
    </w:p>
    <w:p w14:paraId="16C33FCC" w14:textId="77777777" w:rsidR="004E35E9" w:rsidRDefault="004E35E9" w:rsidP="004A4978">
      <w:pPr>
        <w:jc w:val="both"/>
        <w:rPr>
          <w:rFonts w:ascii="Times New Roman" w:hAnsi="Times New Roman" w:cs="Times New Roman"/>
        </w:rPr>
      </w:pPr>
    </w:p>
    <w:p w14:paraId="6F63EC12" w14:textId="77777777" w:rsidR="004E35E9" w:rsidRDefault="004E35E9" w:rsidP="004A4978">
      <w:pPr>
        <w:jc w:val="both"/>
        <w:rPr>
          <w:rFonts w:ascii="Times New Roman" w:hAnsi="Times New Roman" w:cs="Times New Roman"/>
        </w:rPr>
      </w:pPr>
    </w:p>
    <w:p w14:paraId="112D5577" w14:textId="77777777" w:rsidR="004E35E9" w:rsidRDefault="004E35E9" w:rsidP="004A4978">
      <w:pPr>
        <w:jc w:val="both"/>
        <w:rPr>
          <w:rFonts w:ascii="Times New Roman" w:hAnsi="Times New Roman" w:cs="Times New Roman"/>
        </w:rPr>
      </w:pPr>
    </w:p>
    <w:p w14:paraId="5ED61EC2" w14:textId="77777777" w:rsidR="004E35E9" w:rsidRDefault="004E35E9" w:rsidP="004A4978">
      <w:pPr>
        <w:jc w:val="both"/>
        <w:rPr>
          <w:rFonts w:ascii="Times New Roman" w:hAnsi="Times New Roman" w:cs="Times New Roman"/>
        </w:rPr>
      </w:pPr>
    </w:p>
    <w:p w14:paraId="2085093E" w14:textId="77777777" w:rsidR="004E35E9" w:rsidRDefault="004E35E9" w:rsidP="004A4978">
      <w:pPr>
        <w:jc w:val="both"/>
        <w:rPr>
          <w:rFonts w:ascii="Times New Roman" w:hAnsi="Times New Roman" w:cs="Times New Roman"/>
        </w:rPr>
      </w:pPr>
    </w:p>
    <w:p w14:paraId="31A29173" w14:textId="77777777" w:rsidR="004E35E9" w:rsidRDefault="004E35E9" w:rsidP="004A4978">
      <w:pPr>
        <w:jc w:val="both"/>
        <w:rPr>
          <w:rFonts w:ascii="Times New Roman" w:hAnsi="Times New Roman" w:cs="Times New Roman"/>
        </w:rPr>
      </w:pPr>
    </w:p>
    <w:p w14:paraId="1990512F" w14:textId="77777777" w:rsidR="004E35E9" w:rsidRDefault="004E35E9" w:rsidP="004A4978">
      <w:pPr>
        <w:jc w:val="both"/>
        <w:rPr>
          <w:rFonts w:ascii="Times New Roman" w:hAnsi="Times New Roman" w:cs="Times New Roman"/>
        </w:rPr>
      </w:pPr>
    </w:p>
    <w:p w14:paraId="6F1F950D" w14:textId="77777777" w:rsidR="004E35E9" w:rsidRDefault="004E35E9" w:rsidP="004A4978">
      <w:pPr>
        <w:jc w:val="both"/>
        <w:rPr>
          <w:rFonts w:ascii="Times New Roman" w:hAnsi="Times New Roman" w:cs="Times New Roman"/>
        </w:rPr>
      </w:pPr>
    </w:p>
    <w:p w14:paraId="69A1C4B1" w14:textId="77777777" w:rsidR="004E35E9" w:rsidRDefault="004E35E9" w:rsidP="004A4978">
      <w:pPr>
        <w:jc w:val="both"/>
        <w:rPr>
          <w:rFonts w:ascii="Times New Roman" w:hAnsi="Times New Roman" w:cs="Times New Roman"/>
        </w:rPr>
      </w:pPr>
    </w:p>
    <w:p w14:paraId="29CC7A41" w14:textId="77777777" w:rsidR="00F62055" w:rsidRDefault="00F62055" w:rsidP="004A4978">
      <w:pPr>
        <w:jc w:val="both"/>
        <w:rPr>
          <w:rFonts w:ascii="Times New Roman" w:hAnsi="Times New Roman" w:cs="Times New Roman"/>
        </w:rPr>
      </w:pPr>
    </w:p>
    <w:p w14:paraId="2A26D938" w14:textId="77777777" w:rsidR="004E35E9" w:rsidRPr="00AC7006" w:rsidRDefault="004E35E9" w:rsidP="004A4978">
      <w:pPr>
        <w:jc w:val="both"/>
        <w:rPr>
          <w:rFonts w:ascii="Times New Roman" w:hAnsi="Times New Roman" w:cs="Times New Roman"/>
        </w:rPr>
      </w:pPr>
    </w:p>
    <w:p w14:paraId="51F6AEE1" w14:textId="31036F1B" w:rsidR="004A4978" w:rsidRPr="00AC7006" w:rsidRDefault="004A4978" w:rsidP="004A4978">
      <w:pPr>
        <w:jc w:val="center"/>
        <w:rPr>
          <w:rFonts w:ascii="Times New Roman" w:hAnsi="Times New Roman" w:cs="Times New Roman"/>
          <w:b/>
          <w:bCs/>
          <w:sz w:val="32"/>
          <w:szCs w:val="32"/>
        </w:rPr>
      </w:pPr>
      <w:proofErr w:type="spellStart"/>
      <w:r w:rsidRPr="00AC7006">
        <w:rPr>
          <w:rFonts w:ascii="Times New Roman" w:hAnsi="Times New Roman" w:cs="Times New Roman"/>
          <w:b/>
          <w:bCs/>
          <w:sz w:val="32"/>
          <w:szCs w:val="32"/>
        </w:rPr>
        <w:lastRenderedPageBreak/>
        <w:t>Biblography</w:t>
      </w:r>
      <w:proofErr w:type="spellEnd"/>
      <w:r w:rsidRPr="00AC7006">
        <w:rPr>
          <w:rFonts w:ascii="Times New Roman" w:hAnsi="Times New Roman" w:cs="Times New Roman"/>
          <w:b/>
          <w:bCs/>
          <w:sz w:val="32"/>
          <w:szCs w:val="32"/>
        </w:rPr>
        <w:t xml:space="preserve"> / References</w:t>
      </w:r>
    </w:p>
    <w:p w14:paraId="6504B898" w14:textId="4156FA6B"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 xml:space="preserve"> R. (2016). Podcasting: Considering the evolution of the medium and its association with the word ‘radio’. The Radio Journal – International Studies in Broadcast &amp; Audio Media, 14(1), 7–22. https://doi.org/10.1386/rjao.14.1.7_1</w:t>
      </w:r>
    </w:p>
    <w:p w14:paraId="012A7C35" w14:textId="37D20773"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 xml:space="preserve">Bonini, T. (2015). The ‘Second Age’ of podcasting: Reframing podcasting as a new digital mass medium. </w:t>
      </w:r>
      <w:proofErr w:type="spellStart"/>
      <w:r w:rsidRPr="008F1FFD">
        <w:rPr>
          <w:rFonts w:ascii="Times New Roman" w:hAnsi="Times New Roman" w:cs="Times New Roman"/>
          <w:sz w:val="24"/>
          <w:szCs w:val="24"/>
        </w:rPr>
        <w:t>Quaderns</w:t>
      </w:r>
      <w:proofErr w:type="spellEnd"/>
      <w:r w:rsidRPr="008F1FFD">
        <w:rPr>
          <w:rFonts w:ascii="Times New Roman" w:hAnsi="Times New Roman" w:cs="Times New Roman"/>
          <w:sz w:val="24"/>
          <w:szCs w:val="24"/>
        </w:rPr>
        <w:t xml:space="preserve"> del CAC, 41(18), 21–30.</w:t>
      </w:r>
    </w:p>
    <w:p w14:paraId="55EBC0B0" w14:textId="72247AC0"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Kumar, S., &amp; Patel, R. (2023). Digital storytelling and the rise of podcasts in Indian journalism. Media Studies Journal of India, 5(2), 45–58.</w:t>
      </w:r>
    </w:p>
    <w:p w14:paraId="504C0C0F" w14:textId="23210DD0" w:rsidR="00252D30" w:rsidRPr="008F1FFD" w:rsidRDefault="00252D30" w:rsidP="00E917C1">
      <w:pPr>
        <w:pStyle w:val="ListParagraph"/>
        <w:numPr>
          <w:ilvl w:val="0"/>
          <w:numId w:val="2"/>
        </w:numPr>
        <w:jc w:val="both"/>
        <w:rPr>
          <w:rFonts w:ascii="Times New Roman" w:hAnsi="Times New Roman" w:cs="Times New Roman"/>
          <w:sz w:val="24"/>
          <w:szCs w:val="24"/>
        </w:rPr>
      </w:pPr>
      <w:proofErr w:type="spellStart"/>
      <w:r w:rsidRPr="008F1FFD">
        <w:rPr>
          <w:rFonts w:ascii="Times New Roman" w:hAnsi="Times New Roman" w:cs="Times New Roman"/>
          <w:sz w:val="24"/>
          <w:szCs w:val="24"/>
        </w:rPr>
        <w:t>Llinares</w:t>
      </w:r>
      <w:proofErr w:type="spellEnd"/>
      <w:r w:rsidRPr="008F1FFD">
        <w:rPr>
          <w:rFonts w:ascii="Times New Roman" w:hAnsi="Times New Roman" w:cs="Times New Roman"/>
          <w:sz w:val="24"/>
          <w:szCs w:val="24"/>
        </w:rPr>
        <w:t>, D., Fox, N., &amp; Berry, R. (Eds.). (2018). Podcasting: New aural cultures and digital media. Palgrave Macmillan.</w:t>
      </w:r>
    </w:p>
    <w:p w14:paraId="107784E0" w14:textId="6035DF46"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Markman, K. M. (2012). Doing radio, making friends, and having fun: Exploring the motivations of independent audio podcasters. New Media &amp; Society, 14(4), 547–565. https://doi.org/10.1177/1461444811420848</w:t>
      </w:r>
    </w:p>
    <w:p w14:paraId="54314EA7" w14:textId="6B34F7D9"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McHugh, S. (2016). How podcasting is changing journalism. The Conversation. Retrieved from https://theconversation.com</w:t>
      </w:r>
    </w:p>
    <w:p w14:paraId="02A34F3D" w14:textId="683EC4AE"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Perks, L. G., &amp; Turner, J. S. (2019). Podcasts and personal identity: Listening as an act of self-creation. Radio Journal: International Studies in Broadcast &amp; Audio Media, 17(1), 23–40.</w:t>
      </w:r>
    </w:p>
    <w:p w14:paraId="4E238038" w14:textId="797DADC0"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 xml:space="preserve">Pew Research </w:t>
      </w:r>
      <w:proofErr w:type="spellStart"/>
      <w:r w:rsidRPr="008F1FFD">
        <w:rPr>
          <w:rFonts w:ascii="Times New Roman" w:hAnsi="Times New Roman" w:cs="Times New Roman"/>
          <w:sz w:val="24"/>
          <w:szCs w:val="24"/>
        </w:rPr>
        <w:t>Center</w:t>
      </w:r>
      <w:proofErr w:type="spellEnd"/>
      <w:r w:rsidRPr="008F1FFD">
        <w:rPr>
          <w:rFonts w:ascii="Times New Roman" w:hAnsi="Times New Roman" w:cs="Times New Roman"/>
          <w:sz w:val="24"/>
          <w:szCs w:val="24"/>
        </w:rPr>
        <w:t xml:space="preserve">. (2023). Podcast listening continues to grow in the U.S. and globally. Retrieved from </w:t>
      </w:r>
      <w:hyperlink r:id="rId23" w:tgtFrame="_new" w:history="1">
        <w:r w:rsidRPr="008F1FFD">
          <w:rPr>
            <w:rStyle w:val="Hyperlink"/>
            <w:rFonts w:ascii="Times New Roman" w:hAnsi="Times New Roman" w:cs="Times New Roman"/>
            <w:sz w:val="24"/>
            <w:szCs w:val="24"/>
          </w:rPr>
          <w:t>https://www.pewresearch.org</w:t>
        </w:r>
      </w:hyperlink>
    </w:p>
    <w:p w14:paraId="42FAD2DE" w14:textId="62521751"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Sharma, N. (2022). Podcast journalism in India: Issues of regulation and accountability. Indian Journal of Communication Studies, 12(3), 65–78.</w:t>
      </w:r>
    </w:p>
    <w:p w14:paraId="2B78560F" w14:textId="35179E5C"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Spinelli, M., &amp; Dann, L. (2019). Podcasting: The audio media revolution. Bloomsbury Academic.</w:t>
      </w:r>
    </w:p>
    <w:p w14:paraId="428A34E5" w14:textId="06301E06" w:rsidR="00252D30" w:rsidRPr="008F1FFD" w:rsidRDefault="00252D30" w:rsidP="00E917C1">
      <w:pPr>
        <w:pStyle w:val="ListParagraph"/>
        <w:numPr>
          <w:ilvl w:val="0"/>
          <w:numId w:val="2"/>
        </w:numPr>
        <w:jc w:val="both"/>
        <w:rPr>
          <w:rFonts w:ascii="Times New Roman" w:hAnsi="Times New Roman" w:cs="Times New Roman"/>
          <w:sz w:val="24"/>
          <w:szCs w:val="24"/>
        </w:rPr>
      </w:pPr>
      <w:r w:rsidRPr="008F1FFD">
        <w:rPr>
          <w:rFonts w:ascii="Times New Roman" w:hAnsi="Times New Roman" w:cs="Times New Roman"/>
          <w:sz w:val="24"/>
          <w:szCs w:val="24"/>
        </w:rPr>
        <w:t>The Hindu. (2024). The Hindu podcasts – News analysis and insights. Retrieved from https://www.thehindu.com/podcasts</w:t>
      </w:r>
    </w:p>
    <w:p w14:paraId="4B1C1EEA" w14:textId="3070877A" w:rsidR="00252D30" w:rsidRPr="00AC7006" w:rsidRDefault="00252D30" w:rsidP="00E917C1">
      <w:pPr>
        <w:pStyle w:val="ListParagraph"/>
        <w:numPr>
          <w:ilvl w:val="0"/>
          <w:numId w:val="2"/>
        </w:numPr>
        <w:jc w:val="both"/>
        <w:rPr>
          <w:rFonts w:ascii="Times New Roman" w:hAnsi="Times New Roman" w:cs="Times New Roman"/>
        </w:rPr>
      </w:pPr>
      <w:r w:rsidRPr="008F1FFD">
        <w:rPr>
          <w:rFonts w:ascii="Times New Roman" w:hAnsi="Times New Roman" w:cs="Times New Roman"/>
          <w:sz w:val="24"/>
          <w:szCs w:val="24"/>
        </w:rPr>
        <w:t xml:space="preserve">The Times of India. (2024). TOI podcasts – Latest news, daily briefings, and interviews. Retrieved from </w:t>
      </w:r>
      <w:hyperlink r:id="rId24" w:tgtFrame="_new" w:history="1">
        <w:r w:rsidRPr="008F1FFD">
          <w:rPr>
            <w:rStyle w:val="Hyperlink"/>
            <w:rFonts w:ascii="Times New Roman" w:hAnsi="Times New Roman" w:cs="Times New Roman"/>
            <w:sz w:val="24"/>
            <w:szCs w:val="24"/>
          </w:rPr>
          <w:t>https://timesofindia.indiatimes.com/podcasts</w:t>
        </w:r>
      </w:hyperlink>
    </w:p>
    <w:p w14:paraId="6C2F32C3" w14:textId="77777777" w:rsidR="00FB4ABF" w:rsidRPr="00AC7006" w:rsidRDefault="00FB4ABF">
      <w:pPr>
        <w:jc w:val="both"/>
        <w:rPr>
          <w:rFonts w:ascii="Times New Roman" w:hAnsi="Times New Roman" w:cs="Times New Roman"/>
          <w:b/>
          <w:bCs/>
        </w:rPr>
      </w:pPr>
    </w:p>
    <w:sectPr w:rsidR="00FB4ABF" w:rsidRPr="00AC7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171"/>
    <w:multiLevelType w:val="hybridMultilevel"/>
    <w:tmpl w:val="1AC0806A"/>
    <w:lvl w:ilvl="0" w:tplc="4678BD34">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6370B8"/>
    <w:multiLevelType w:val="hybridMultilevel"/>
    <w:tmpl w:val="3D6847B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ED16B5"/>
    <w:multiLevelType w:val="hybridMultilevel"/>
    <w:tmpl w:val="413CEBD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CD13FA"/>
    <w:multiLevelType w:val="hybridMultilevel"/>
    <w:tmpl w:val="3F8C4E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BF60FD"/>
    <w:multiLevelType w:val="hybridMultilevel"/>
    <w:tmpl w:val="1EFAC3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2D6E14"/>
    <w:multiLevelType w:val="hybridMultilevel"/>
    <w:tmpl w:val="6ABC45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8502E5"/>
    <w:multiLevelType w:val="hybridMultilevel"/>
    <w:tmpl w:val="4A18F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66C0DC8"/>
    <w:multiLevelType w:val="hybridMultilevel"/>
    <w:tmpl w:val="A1DE6C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ED69B2"/>
    <w:multiLevelType w:val="hybridMultilevel"/>
    <w:tmpl w:val="5A7CD7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AC147BC"/>
    <w:multiLevelType w:val="hybridMultilevel"/>
    <w:tmpl w:val="7D56B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B8A54AF"/>
    <w:multiLevelType w:val="hybridMultilevel"/>
    <w:tmpl w:val="200A7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6F358A"/>
    <w:multiLevelType w:val="hybridMultilevel"/>
    <w:tmpl w:val="7E1C7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087AC0"/>
    <w:multiLevelType w:val="hybridMultilevel"/>
    <w:tmpl w:val="B41075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4A4206"/>
    <w:multiLevelType w:val="hybridMultilevel"/>
    <w:tmpl w:val="7C34456C"/>
    <w:lvl w:ilvl="0" w:tplc="13421972">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5E52E2"/>
    <w:multiLevelType w:val="hybridMultilevel"/>
    <w:tmpl w:val="C8BC739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8D3583"/>
    <w:multiLevelType w:val="hybridMultilevel"/>
    <w:tmpl w:val="880E17EC"/>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9D5355"/>
    <w:multiLevelType w:val="multilevel"/>
    <w:tmpl w:val="394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514D1"/>
    <w:multiLevelType w:val="hybridMultilevel"/>
    <w:tmpl w:val="83385E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7A341D"/>
    <w:multiLevelType w:val="hybridMultilevel"/>
    <w:tmpl w:val="FB02168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41A4229"/>
    <w:multiLevelType w:val="hybridMultilevel"/>
    <w:tmpl w:val="CF50EFF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5502A82"/>
    <w:multiLevelType w:val="hybridMultilevel"/>
    <w:tmpl w:val="F232E93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81618DC"/>
    <w:multiLevelType w:val="hybridMultilevel"/>
    <w:tmpl w:val="AE36D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0D170AC"/>
    <w:multiLevelType w:val="hybridMultilevel"/>
    <w:tmpl w:val="ACACC9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3323E0E"/>
    <w:multiLevelType w:val="hybridMultilevel"/>
    <w:tmpl w:val="D22C64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54650F"/>
    <w:multiLevelType w:val="hybridMultilevel"/>
    <w:tmpl w:val="88489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8554C8C"/>
    <w:multiLevelType w:val="hybridMultilevel"/>
    <w:tmpl w:val="067891F4"/>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C94290C"/>
    <w:multiLevelType w:val="hybridMultilevel"/>
    <w:tmpl w:val="DDB295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F1E12E3"/>
    <w:multiLevelType w:val="hybridMultilevel"/>
    <w:tmpl w:val="015A544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607652"/>
    <w:multiLevelType w:val="hybridMultilevel"/>
    <w:tmpl w:val="B582C650"/>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408E51BC"/>
    <w:multiLevelType w:val="hybridMultilevel"/>
    <w:tmpl w:val="BE369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C74AB5"/>
    <w:multiLevelType w:val="hybridMultilevel"/>
    <w:tmpl w:val="94F4E098"/>
    <w:lvl w:ilvl="0" w:tplc="40090001">
      <w:start w:val="1"/>
      <w:numFmt w:val="bullet"/>
      <w:lvlText w:val=""/>
      <w:lvlJc w:val="left"/>
      <w:pPr>
        <w:ind w:left="720" w:hanging="360"/>
      </w:pPr>
      <w:rPr>
        <w:rFonts w:ascii="Symbol" w:hAnsi="Symbol" w:hint="default"/>
      </w:rPr>
    </w:lvl>
    <w:lvl w:ilvl="1" w:tplc="EA82113E">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0F41D31"/>
    <w:multiLevelType w:val="hybridMultilevel"/>
    <w:tmpl w:val="4D926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0B7274"/>
    <w:multiLevelType w:val="hybridMultilevel"/>
    <w:tmpl w:val="27A2CEB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37A6A47"/>
    <w:multiLevelType w:val="hybridMultilevel"/>
    <w:tmpl w:val="ED1ABD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5C7276A"/>
    <w:multiLevelType w:val="hybridMultilevel"/>
    <w:tmpl w:val="68F4BBC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7AC5D32"/>
    <w:multiLevelType w:val="hybridMultilevel"/>
    <w:tmpl w:val="1AC8D3E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7BA75DC"/>
    <w:multiLevelType w:val="hybridMultilevel"/>
    <w:tmpl w:val="729077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2673F2"/>
    <w:multiLevelType w:val="hybridMultilevel"/>
    <w:tmpl w:val="D794F410"/>
    <w:lvl w:ilvl="0" w:tplc="40090001">
      <w:start w:val="1"/>
      <w:numFmt w:val="bullet"/>
      <w:lvlText w:val=""/>
      <w:lvlJc w:val="left"/>
      <w:pPr>
        <w:ind w:left="720" w:hanging="360"/>
      </w:pPr>
      <w:rPr>
        <w:rFonts w:ascii="Symbol" w:hAnsi="Symbol" w:hint="default"/>
      </w:rPr>
    </w:lvl>
    <w:lvl w:ilvl="1" w:tplc="AF7EF38C">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C2486E"/>
    <w:multiLevelType w:val="hybridMultilevel"/>
    <w:tmpl w:val="2E18C7F2"/>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35E7805"/>
    <w:multiLevelType w:val="hybridMultilevel"/>
    <w:tmpl w:val="5BD686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3B86FC9"/>
    <w:multiLevelType w:val="hybridMultilevel"/>
    <w:tmpl w:val="EDCC4C10"/>
    <w:lvl w:ilvl="0" w:tplc="D922A498">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87D03F6"/>
    <w:multiLevelType w:val="hybridMultilevel"/>
    <w:tmpl w:val="531E121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929410A"/>
    <w:multiLevelType w:val="hybridMultilevel"/>
    <w:tmpl w:val="BFBAF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9986B22"/>
    <w:multiLevelType w:val="hybridMultilevel"/>
    <w:tmpl w:val="9AC6383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9A72AF9"/>
    <w:multiLevelType w:val="hybridMultilevel"/>
    <w:tmpl w:val="D7ECF3B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A0A071B"/>
    <w:multiLevelType w:val="hybridMultilevel"/>
    <w:tmpl w:val="AA0611B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D931BBA"/>
    <w:multiLevelType w:val="hybridMultilevel"/>
    <w:tmpl w:val="5302C42A"/>
    <w:lvl w:ilvl="0" w:tplc="19A0907C">
      <w:start w:val="1"/>
      <w:numFmt w:val="upp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5DB940FA"/>
    <w:multiLevelType w:val="hybridMultilevel"/>
    <w:tmpl w:val="78EC8FA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DC772CB"/>
    <w:multiLevelType w:val="hybridMultilevel"/>
    <w:tmpl w:val="432093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DF8303E"/>
    <w:multiLevelType w:val="hybridMultilevel"/>
    <w:tmpl w:val="020A75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E4E1E22"/>
    <w:multiLevelType w:val="hybridMultilevel"/>
    <w:tmpl w:val="4D6CBD4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0C24B11"/>
    <w:multiLevelType w:val="hybridMultilevel"/>
    <w:tmpl w:val="08FE31E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31E378D"/>
    <w:multiLevelType w:val="hybridMultilevel"/>
    <w:tmpl w:val="A9A6B4C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3DA7092"/>
    <w:multiLevelType w:val="hybridMultilevel"/>
    <w:tmpl w:val="9BA241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8014AD8"/>
    <w:multiLevelType w:val="hybridMultilevel"/>
    <w:tmpl w:val="FD6236F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8D4539C"/>
    <w:multiLevelType w:val="hybridMultilevel"/>
    <w:tmpl w:val="D37E49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A7F4654"/>
    <w:multiLevelType w:val="hybridMultilevel"/>
    <w:tmpl w:val="81786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166DAC"/>
    <w:multiLevelType w:val="hybridMultilevel"/>
    <w:tmpl w:val="620824B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B1D03B0"/>
    <w:multiLevelType w:val="hybridMultilevel"/>
    <w:tmpl w:val="27261ED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C9D07F0"/>
    <w:multiLevelType w:val="hybridMultilevel"/>
    <w:tmpl w:val="72AA80D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0106403"/>
    <w:multiLevelType w:val="hybridMultilevel"/>
    <w:tmpl w:val="0D7A86B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1E64A17"/>
    <w:multiLevelType w:val="hybridMultilevel"/>
    <w:tmpl w:val="366A001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34E3D0D"/>
    <w:multiLevelType w:val="hybridMultilevel"/>
    <w:tmpl w:val="AFA2576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47446D7"/>
    <w:multiLevelType w:val="hybridMultilevel"/>
    <w:tmpl w:val="3F50710C"/>
    <w:lvl w:ilvl="0" w:tplc="48065E20">
      <w:start w:val="1"/>
      <w:numFmt w:val="bullet"/>
      <w:lvlText w:val=""/>
      <w:lvlJc w:val="left"/>
      <w:pPr>
        <w:ind w:left="720" w:hanging="360"/>
      </w:pPr>
      <w:rPr>
        <w:rFonts w:ascii="Symbol" w:hAnsi="Symbol" w:hint="default"/>
        <w:b w:val="0"/>
        <w:bCs w:val="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6B97C20"/>
    <w:multiLevelType w:val="hybridMultilevel"/>
    <w:tmpl w:val="58D8B292"/>
    <w:lvl w:ilvl="0" w:tplc="3E48C1AC">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79B31E68"/>
    <w:multiLevelType w:val="hybridMultilevel"/>
    <w:tmpl w:val="63402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B344A93"/>
    <w:multiLevelType w:val="hybridMultilevel"/>
    <w:tmpl w:val="50F66C7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BF54647"/>
    <w:multiLevelType w:val="hybridMultilevel"/>
    <w:tmpl w:val="8C5874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7D2140BE"/>
    <w:multiLevelType w:val="hybridMultilevel"/>
    <w:tmpl w:val="E416E28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F3B4152"/>
    <w:multiLevelType w:val="hybridMultilevel"/>
    <w:tmpl w:val="66067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F605B33"/>
    <w:multiLevelType w:val="hybridMultilevel"/>
    <w:tmpl w:val="0524A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F7A3887"/>
    <w:multiLevelType w:val="hybridMultilevel"/>
    <w:tmpl w:val="C10A1A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FB62E2E"/>
    <w:multiLevelType w:val="hybridMultilevel"/>
    <w:tmpl w:val="C35E67D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3031110">
    <w:abstractNumId w:val="16"/>
  </w:num>
  <w:num w:numId="2" w16cid:durableId="761682884">
    <w:abstractNumId w:val="6"/>
  </w:num>
  <w:num w:numId="3" w16cid:durableId="1134759179">
    <w:abstractNumId w:val="9"/>
  </w:num>
  <w:num w:numId="4" w16cid:durableId="1399282211">
    <w:abstractNumId w:val="30"/>
  </w:num>
  <w:num w:numId="5" w16cid:durableId="634141752">
    <w:abstractNumId w:val="63"/>
  </w:num>
  <w:num w:numId="6" w16cid:durableId="358776160">
    <w:abstractNumId w:val="35"/>
  </w:num>
  <w:num w:numId="7" w16cid:durableId="1151098148">
    <w:abstractNumId w:val="44"/>
  </w:num>
  <w:num w:numId="8" w16cid:durableId="1500463406">
    <w:abstractNumId w:val="53"/>
  </w:num>
  <w:num w:numId="9" w16cid:durableId="1141267883">
    <w:abstractNumId w:val="59"/>
  </w:num>
  <w:num w:numId="10" w16cid:durableId="1967467874">
    <w:abstractNumId w:val="47"/>
  </w:num>
  <w:num w:numId="11" w16cid:durableId="954285235">
    <w:abstractNumId w:val="43"/>
  </w:num>
  <w:num w:numId="12" w16cid:durableId="656955884">
    <w:abstractNumId w:val="70"/>
  </w:num>
  <w:num w:numId="13" w16cid:durableId="50470436">
    <w:abstractNumId w:val="46"/>
  </w:num>
  <w:num w:numId="14" w16cid:durableId="800657039">
    <w:abstractNumId w:val="21"/>
  </w:num>
  <w:num w:numId="15" w16cid:durableId="1358234730">
    <w:abstractNumId w:val="69"/>
  </w:num>
  <w:num w:numId="16" w16cid:durableId="1773432171">
    <w:abstractNumId w:val="54"/>
  </w:num>
  <w:num w:numId="17" w16cid:durableId="747382827">
    <w:abstractNumId w:val="15"/>
  </w:num>
  <w:num w:numId="18" w16cid:durableId="1809859078">
    <w:abstractNumId w:val="38"/>
  </w:num>
  <w:num w:numId="19" w16cid:durableId="1816723777">
    <w:abstractNumId w:val="24"/>
  </w:num>
  <w:num w:numId="20" w16cid:durableId="1886916137">
    <w:abstractNumId w:val="51"/>
  </w:num>
  <w:num w:numId="21" w16cid:durableId="389110335">
    <w:abstractNumId w:val="66"/>
  </w:num>
  <w:num w:numId="22" w16cid:durableId="1555189803">
    <w:abstractNumId w:val="26"/>
  </w:num>
  <w:num w:numId="23" w16cid:durableId="1283850767">
    <w:abstractNumId w:val="18"/>
  </w:num>
  <w:num w:numId="24" w16cid:durableId="2047097626">
    <w:abstractNumId w:val="12"/>
  </w:num>
  <w:num w:numId="25" w16cid:durableId="930234158">
    <w:abstractNumId w:val="4"/>
  </w:num>
  <w:num w:numId="26" w16cid:durableId="847528556">
    <w:abstractNumId w:val="45"/>
  </w:num>
  <w:num w:numId="27" w16cid:durableId="1167599733">
    <w:abstractNumId w:val="48"/>
  </w:num>
  <w:num w:numId="28" w16cid:durableId="1526753292">
    <w:abstractNumId w:val="58"/>
  </w:num>
  <w:num w:numId="29" w16cid:durableId="915242835">
    <w:abstractNumId w:val="41"/>
  </w:num>
  <w:num w:numId="30" w16cid:durableId="1996183711">
    <w:abstractNumId w:val="19"/>
  </w:num>
  <w:num w:numId="31" w16cid:durableId="388192027">
    <w:abstractNumId w:val="1"/>
  </w:num>
  <w:num w:numId="32" w16cid:durableId="452791497">
    <w:abstractNumId w:val="0"/>
  </w:num>
  <w:num w:numId="33" w16cid:durableId="530649397">
    <w:abstractNumId w:val="50"/>
  </w:num>
  <w:num w:numId="34" w16cid:durableId="2031565669">
    <w:abstractNumId w:val="39"/>
  </w:num>
  <w:num w:numId="35" w16cid:durableId="1116870944">
    <w:abstractNumId w:val="8"/>
  </w:num>
  <w:num w:numId="36" w16cid:durableId="1299142323">
    <w:abstractNumId w:val="36"/>
  </w:num>
  <w:num w:numId="37" w16cid:durableId="2090883182">
    <w:abstractNumId w:val="34"/>
  </w:num>
  <w:num w:numId="38" w16cid:durableId="405110039">
    <w:abstractNumId w:val="22"/>
  </w:num>
  <w:num w:numId="39" w16cid:durableId="212665256">
    <w:abstractNumId w:val="5"/>
  </w:num>
  <w:num w:numId="40" w16cid:durableId="1493066440">
    <w:abstractNumId w:val="60"/>
  </w:num>
  <w:num w:numId="41" w16cid:durableId="1518546359">
    <w:abstractNumId w:val="25"/>
  </w:num>
  <w:num w:numId="42" w16cid:durableId="1784570988">
    <w:abstractNumId w:val="32"/>
  </w:num>
  <w:num w:numId="43" w16cid:durableId="925499698">
    <w:abstractNumId w:val="67"/>
  </w:num>
  <w:num w:numId="44" w16cid:durableId="118259142">
    <w:abstractNumId w:val="57"/>
  </w:num>
  <w:num w:numId="45" w16cid:durableId="1281571749">
    <w:abstractNumId w:val="52"/>
  </w:num>
  <w:num w:numId="46" w16cid:durableId="1827897065">
    <w:abstractNumId w:val="68"/>
  </w:num>
  <w:num w:numId="47" w16cid:durableId="495069446">
    <w:abstractNumId w:val="10"/>
  </w:num>
  <w:num w:numId="48" w16cid:durableId="328758471">
    <w:abstractNumId w:val="29"/>
  </w:num>
  <w:num w:numId="49" w16cid:durableId="450829241">
    <w:abstractNumId w:val="31"/>
  </w:num>
  <w:num w:numId="50" w16cid:durableId="893082765">
    <w:abstractNumId w:val="42"/>
  </w:num>
  <w:num w:numId="51" w16cid:durableId="120156266">
    <w:abstractNumId w:val="37"/>
  </w:num>
  <w:num w:numId="52" w16cid:durableId="800071424">
    <w:abstractNumId w:val="13"/>
  </w:num>
  <w:num w:numId="53" w16cid:durableId="1685589186">
    <w:abstractNumId w:val="20"/>
  </w:num>
  <w:num w:numId="54" w16cid:durableId="1851020812">
    <w:abstractNumId w:val="28"/>
  </w:num>
  <w:num w:numId="55" w16cid:durableId="2075468634">
    <w:abstractNumId w:val="71"/>
  </w:num>
  <w:num w:numId="56" w16cid:durableId="335576426">
    <w:abstractNumId w:val="61"/>
  </w:num>
  <w:num w:numId="57" w16cid:durableId="419445429">
    <w:abstractNumId w:val="3"/>
  </w:num>
  <w:num w:numId="58" w16cid:durableId="1656566309">
    <w:abstractNumId w:val="33"/>
  </w:num>
  <w:num w:numId="59" w16cid:durableId="1305575356">
    <w:abstractNumId w:val="64"/>
  </w:num>
  <w:num w:numId="60" w16cid:durableId="308050108">
    <w:abstractNumId w:val="11"/>
  </w:num>
  <w:num w:numId="61" w16cid:durableId="854347247">
    <w:abstractNumId w:val="27"/>
  </w:num>
  <w:num w:numId="62" w16cid:durableId="1548683844">
    <w:abstractNumId w:val="7"/>
  </w:num>
  <w:num w:numId="63" w16cid:durableId="1113861849">
    <w:abstractNumId w:val="55"/>
  </w:num>
  <w:num w:numId="64" w16cid:durableId="806046040">
    <w:abstractNumId w:val="65"/>
  </w:num>
  <w:num w:numId="65" w16cid:durableId="1465729206">
    <w:abstractNumId w:val="62"/>
  </w:num>
  <w:num w:numId="66" w16cid:durableId="2124297628">
    <w:abstractNumId w:val="49"/>
  </w:num>
  <w:num w:numId="67" w16cid:durableId="1095907578">
    <w:abstractNumId w:val="2"/>
  </w:num>
  <w:num w:numId="68" w16cid:durableId="281766199">
    <w:abstractNumId w:val="23"/>
  </w:num>
  <w:num w:numId="69" w16cid:durableId="1601638456">
    <w:abstractNumId w:val="14"/>
  </w:num>
  <w:num w:numId="70" w16cid:durableId="117339247">
    <w:abstractNumId w:val="17"/>
  </w:num>
  <w:num w:numId="71" w16cid:durableId="1308851891">
    <w:abstractNumId w:val="72"/>
  </w:num>
  <w:num w:numId="72" w16cid:durableId="507714313">
    <w:abstractNumId w:val="56"/>
  </w:num>
  <w:num w:numId="73" w16cid:durableId="22024602">
    <w:abstractNumId w:val="4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C2"/>
    <w:rsid w:val="0000238F"/>
    <w:rsid w:val="000203A9"/>
    <w:rsid w:val="00023585"/>
    <w:rsid w:val="0003360B"/>
    <w:rsid w:val="0003608F"/>
    <w:rsid w:val="00051FF9"/>
    <w:rsid w:val="00074AE1"/>
    <w:rsid w:val="00080174"/>
    <w:rsid w:val="000D378A"/>
    <w:rsid w:val="000F03B8"/>
    <w:rsid w:val="000F295F"/>
    <w:rsid w:val="0010535D"/>
    <w:rsid w:val="001405E9"/>
    <w:rsid w:val="00143D86"/>
    <w:rsid w:val="001636C8"/>
    <w:rsid w:val="001A59C2"/>
    <w:rsid w:val="001B6419"/>
    <w:rsid w:val="001B6531"/>
    <w:rsid w:val="001F0C87"/>
    <w:rsid w:val="00205D96"/>
    <w:rsid w:val="002442D1"/>
    <w:rsid w:val="00252D30"/>
    <w:rsid w:val="0025747E"/>
    <w:rsid w:val="00257610"/>
    <w:rsid w:val="0029318A"/>
    <w:rsid w:val="002C09AA"/>
    <w:rsid w:val="002C561C"/>
    <w:rsid w:val="0030401F"/>
    <w:rsid w:val="00327152"/>
    <w:rsid w:val="00343D12"/>
    <w:rsid w:val="003817C7"/>
    <w:rsid w:val="003827EE"/>
    <w:rsid w:val="00385C14"/>
    <w:rsid w:val="003A7870"/>
    <w:rsid w:val="003B6308"/>
    <w:rsid w:val="00426012"/>
    <w:rsid w:val="004757DD"/>
    <w:rsid w:val="004775D8"/>
    <w:rsid w:val="004A4978"/>
    <w:rsid w:val="004A607C"/>
    <w:rsid w:val="004B00CD"/>
    <w:rsid w:val="004B3B1B"/>
    <w:rsid w:val="004D02B9"/>
    <w:rsid w:val="004E35E9"/>
    <w:rsid w:val="0050176C"/>
    <w:rsid w:val="005276F2"/>
    <w:rsid w:val="00545AC9"/>
    <w:rsid w:val="00574BC0"/>
    <w:rsid w:val="00592C36"/>
    <w:rsid w:val="0059393C"/>
    <w:rsid w:val="0059520B"/>
    <w:rsid w:val="005B1136"/>
    <w:rsid w:val="005B734E"/>
    <w:rsid w:val="005E54CD"/>
    <w:rsid w:val="005E6956"/>
    <w:rsid w:val="005F7963"/>
    <w:rsid w:val="00607604"/>
    <w:rsid w:val="00611DCF"/>
    <w:rsid w:val="00615A90"/>
    <w:rsid w:val="0061603A"/>
    <w:rsid w:val="00631310"/>
    <w:rsid w:val="0063721F"/>
    <w:rsid w:val="006730D0"/>
    <w:rsid w:val="0067760C"/>
    <w:rsid w:val="00685DE8"/>
    <w:rsid w:val="00696B49"/>
    <w:rsid w:val="006A48DC"/>
    <w:rsid w:val="006A5A0E"/>
    <w:rsid w:val="006B1443"/>
    <w:rsid w:val="006B78E4"/>
    <w:rsid w:val="006D074E"/>
    <w:rsid w:val="006E074A"/>
    <w:rsid w:val="00711031"/>
    <w:rsid w:val="00723C05"/>
    <w:rsid w:val="00735FAE"/>
    <w:rsid w:val="00741F27"/>
    <w:rsid w:val="00773AAD"/>
    <w:rsid w:val="007963AA"/>
    <w:rsid w:val="007A24AE"/>
    <w:rsid w:val="007C2EFA"/>
    <w:rsid w:val="007C3958"/>
    <w:rsid w:val="007C741B"/>
    <w:rsid w:val="008070E1"/>
    <w:rsid w:val="00811513"/>
    <w:rsid w:val="00836ED1"/>
    <w:rsid w:val="0085513C"/>
    <w:rsid w:val="0086273F"/>
    <w:rsid w:val="0088637E"/>
    <w:rsid w:val="008879F4"/>
    <w:rsid w:val="00895CE5"/>
    <w:rsid w:val="008A3060"/>
    <w:rsid w:val="008A3F65"/>
    <w:rsid w:val="008A5AEF"/>
    <w:rsid w:val="008B21A1"/>
    <w:rsid w:val="008B5720"/>
    <w:rsid w:val="008C3649"/>
    <w:rsid w:val="008E550F"/>
    <w:rsid w:val="008F1FFD"/>
    <w:rsid w:val="00930E54"/>
    <w:rsid w:val="00986DEF"/>
    <w:rsid w:val="00992258"/>
    <w:rsid w:val="009A6BC4"/>
    <w:rsid w:val="009C790A"/>
    <w:rsid w:val="009D4418"/>
    <w:rsid w:val="009E5108"/>
    <w:rsid w:val="00A00F9E"/>
    <w:rsid w:val="00A333D9"/>
    <w:rsid w:val="00A43551"/>
    <w:rsid w:val="00A75948"/>
    <w:rsid w:val="00A77BF8"/>
    <w:rsid w:val="00A86701"/>
    <w:rsid w:val="00AA443C"/>
    <w:rsid w:val="00AA643B"/>
    <w:rsid w:val="00AC7006"/>
    <w:rsid w:val="00AD1E7C"/>
    <w:rsid w:val="00B46D19"/>
    <w:rsid w:val="00B859E8"/>
    <w:rsid w:val="00BB63E2"/>
    <w:rsid w:val="00BC3AA1"/>
    <w:rsid w:val="00C15521"/>
    <w:rsid w:val="00C34898"/>
    <w:rsid w:val="00C91223"/>
    <w:rsid w:val="00CB69E6"/>
    <w:rsid w:val="00CC1191"/>
    <w:rsid w:val="00CD24D5"/>
    <w:rsid w:val="00CD4C19"/>
    <w:rsid w:val="00CF5D6A"/>
    <w:rsid w:val="00D10260"/>
    <w:rsid w:val="00D42D00"/>
    <w:rsid w:val="00D51980"/>
    <w:rsid w:val="00D619AA"/>
    <w:rsid w:val="00D71BEA"/>
    <w:rsid w:val="00D76B5B"/>
    <w:rsid w:val="00D86A88"/>
    <w:rsid w:val="00DA1B5A"/>
    <w:rsid w:val="00DA5709"/>
    <w:rsid w:val="00DC6684"/>
    <w:rsid w:val="00DD4A5D"/>
    <w:rsid w:val="00E1150A"/>
    <w:rsid w:val="00E3556E"/>
    <w:rsid w:val="00E7369C"/>
    <w:rsid w:val="00E917C1"/>
    <w:rsid w:val="00E95E4D"/>
    <w:rsid w:val="00E97878"/>
    <w:rsid w:val="00EA3C2E"/>
    <w:rsid w:val="00EB28C3"/>
    <w:rsid w:val="00ED0FCF"/>
    <w:rsid w:val="00ED14AA"/>
    <w:rsid w:val="00ED3035"/>
    <w:rsid w:val="00EE0332"/>
    <w:rsid w:val="00F413E1"/>
    <w:rsid w:val="00F62055"/>
    <w:rsid w:val="00F6290B"/>
    <w:rsid w:val="00F83A11"/>
    <w:rsid w:val="00FA48B6"/>
    <w:rsid w:val="00FB4ABF"/>
    <w:rsid w:val="00FD54E1"/>
    <w:rsid w:val="00FE1721"/>
    <w:rsid w:val="00FF1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9BD3F"/>
  <w15:chartTrackingRefBased/>
  <w15:docId w15:val="{C09BCD73-FF0B-4EF9-9965-04D336EC9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9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9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9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9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9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9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9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9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9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C2"/>
    <w:rPr>
      <w:rFonts w:eastAsiaTheme="majorEastAsia" w:cstheme="majorBidi"/>
      <w:color w:val="272727" w:themeColor="text1" w:themeTint="D8"/>
    </w:rPr>
  </w:style>
  <w:style w:type="paragraph" w:styleId="Title">
    <w:name w:val="Title"/>
    <w:basedOn w:val="Normal"/>
    <w:next w:val="Normal"/>
    <w:link w:val="TitleChar"/>
    <w:uiPriority w:val="10"/>
    <w:qFormat/>
    <w:rsid w:val="001A5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C2"/>
    <w:pPr>
      <w:spacing w:before="160"/>
      <w:jc w:val="center"/>
    </w:pPr>
    <w:rPr>
      <w:i/>
      <w:iCs/>
      <w:color w:val="404040" w:themeColor="text1" w:themeTint="BF"/>
    </w:rPr>
  </w:style>
  <w:style w:type="character" w:customStyle="1" w:styleId="QuoteChar">
    <w:name w:val="Quote Char"/>
    <w:basedOn w:val="DefaultParagraphFont"/>
    <w:link w:val="Quote"/>
    <w:uiPriority w:val="29"/>
    <w:rsid w:val="001A59C2"/>
    <w:rPr>
      <w:i/>
      <w:iCs/>
      <w:color w:val="404040" w:themeColor="text1" w:themeTint="BF"/>
    </w:rPr>
  </w:style>
  <w:style w:type="paragraph" w:styleId="ListParagraph">
    <w:name w:val="List Paragraph"/>
    <w:basedOn w:val="Normal"/>
    <w:uiPriority w:val="34"/>
    <w:qFormat/>
    <w:rsid w:val="001A59C2"/>
    <w:pPr>
      <w:ind w:left="720"/>
      <w:contextualSpacing/>
    </w:pPr>
  </w:style>
  <w:style w:type="character" w:styleId="IntenseEmphasis">
    <w:name w:val="Intense Emphasis"/>
    <w:basedOn w:val="DefaultParagraphFont"/>
    <w:uiPriority w:val="21"/>
    <w:qFormat/>
    <w:rsid w:val="001A59C2"/>
    <w:rPr>
      <w:i/>
      <w:iCs/>
      <w:color w:val="2F5496" w:themeColor="accent1" w:themeShade="BF"/>
    </w:rPr>
  </w:style>
  <w:style w:type="paragraph" w:styleId="IntenseQuote">
    <w:name w:val="Intense Quote"/>
    <w:basedOn w:val="Normal"/>
    <w:next w:val="Normal"/>
    <w:link w:val="IntenseQuoteChar"/>
    <w:uiPriority w:val="30"/>
    <w:qFormat/>
    <w:rsid w:val="001A59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9C2"/>
    <w:rPr>
      <w:i/>
      <w:iCs/>
      <w:color w:val="2F5496" w:themeColor="accent1" w:themeShade="BF"/>
    </w:rPr>
  </w:style>
  <w:style w:type="character" w:styleId="IntenseReference">
    <w:name w:val="Intense Reference"/>
    <w:basedOn w:val="DefaultParagraphFont"/>
    <w:uiPriority w:val="32"/>
    <w:qFormat/>
    <w:rsid w:val="001A59C2"/>
    <w:rPr>
      <w:b/>
      <w:bCs/>
      <w:smallCaps/>
      <w:color w:val="2F5496" w:themeColor="accent1" w:themeShade="BF"/>
      <w:spacing w:val="5"/>
    </w:rPr>
  </w:style>
  <w:style w:type="paragraph" w:styleId="NormalWeb">
    <w:name w:val="Normal (Web)"/>
    <w:basedOn w:val="Normal"/>
    <w:uiPriority w:val="99"/>
    <w:semiHidden/>
    <w:unhideWhenUsed/>
    <w:rsid w:val="00A77BF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77BF8"/>
    <w:rPr>
      <w:b/>
      <w:bCs/>
    </w:rPr>
  </w:style>
  <w:style w:type="table" w:styleId="TableGrid">
    <w:name w:val="Table Grid"/>
    <w:basedOn w:val="TableNormal"/>
    <w:uiPriority w:val="39"/>
    <w:rsid w:val="007A24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2D30"/>
    <w:rPr>
      <w:color w:val="0563C1" w:themeColor="hyperlink"/>
      <w:u w:val="single"/>
    </w:rPr>
  </w:style>
  <w:style w:type="character" w:styleId="UnresolvedMention">
    <w:name w:val="Unresolved Mention"/>
    <w:basedOn w:val="DefaultParagraphFont"/>
    <w:uiPriority w:val="99"/>
    <w:semiHidden/>
    <w:unhideWhenUsed/>
    <w:rsid w:val="00252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hyperlink" Target="https://timesofindia.indiatimes.com/podcast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pewresearch.org"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C0865-0698-4DEB-B990-051C97102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7140</Words>
  <Characters>40703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 SAHU</dc:creator>
  <cp:keywords/>
  <dc:description/>
  <cp:lastModifiedBy>MEDHA SAHU</cp:lastModifiedBy>
  <cp:revision>2</cp:revision>
  <dcterms:created xsi:type="dcterms:W3CDTF">2025-11-30T15:10:00Z</dcterms:created>
  <dcterms:modified xsi:type="dcterms:W3CDTF">2025-11-30T15:10:00Z</dcterms:modified>
</cp:coreProperties>
</file>